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756" w:rsidRPr="00392240" w:rsidRDefault="00144061" w:rsidP="00982A2A">
      <w:pPr>
        <w:pStyle w:val="LESOUSTITRE"/>
        <w:tabs>
          <w:tab w:val="left" w:pos="739"/>
          <w:tab w:val="left" w:pos="5400"/>
        </w:tabs>
        <w:jc w:val="left"/>
        <w:rPr>
          <w:sz w:val="24"/>
          <w:szCs w:val="24"/>
        </w:rPr>
      </w:pPr>
      <w:r w:rsidRPr="00392240">
        <w:rPr>
          <w:sz w:val="24"/>
          <w:szCs w:val="24"/>
        </w:rPr>
        <w:t xml:space="preserve"> </w:t>
      </w:r>
      <w:r w:rsidR="00EE230A" w:rsidRPr="00392240">
        <w:rPr>
          <w:sz w:val="24"/>
          <w:szCs w:val="24"/>
        </w:rPr>
        <w:tab/>
      </w:r>
      <w:r w:rsidR="00982A2A" w:rsidRPr="00392240">
        <w:rPr>
          <w:sz w:val="24"/>
          <w:szCs w:val="24"/>
        </w:rPr>
        <w:tab/>
      </w:r>
    </w:p>
    <w:p w:rsidR="008D25BD" w:rsidRPr="00392240" w:rsidRDefault="008D25BD" w:rsidP="0091040E">
      <w:pPr>
        <w:pStyle w:val="LESOUSTITRE"/>
        <w:rPr>
          <w:sz w:val="24"/>
          <w:szCs w:val="24"/>
        </w:rPr>
      </w:pPr>
    </w:p>
    <w:p w:rsidR="009F7E71" w:rsidRPr="00392240" w:rsidRDefault="009F7E71" w:rsidP="00476756">
      <w:pPr>
        <w:pStyle w:val="LESOUSTITRE"/>
        <w:ind w:left="1980" w:right="1718"/>
        <w:rPr>
          <w:sz w:val="24"/>
          <w:szCs w:val="24"/>
        </w:rPr>
      </w:pPr>
    </w:p>
    <w:p w:rsidR="00AA7017" w:rsidRPr="00392240" w:rsidRDefault="00AA7017" w:rsidP="00476756">
      <w:pPr>
        <w:pStyle w:val="LESOUSTITRE"/>
        <w:ind w:left="1980" w:right="1718"/>
        <w:rPr>
          <w:sz w:val="24"/>
          <w:szCs w:val="24"/>
        </w:rPr>
      </w:pPr>
    </w:p>
    <w:p w:rsidR="00D36F23" w:rsidRPr="00392240" w:rsidRDefault="00D36F23" w:rsidP="00476756">
      <w:pPr>
        <w:pStyle w:val="LESOUSTITRE"/>
        <w:ind w:left="1980" w:right="1718"/>
        <w:rPr>
          <w:sz w:val="24"/>
          <w:szCs w:val="24"/>
        </w:rPr>
      </w:pPr>
    </w:p>
    <w:p w:rsidR="00D36F23" w:rsidRPr="00392240" w:rsidRDefault="00D36F23" w:rsidP="00476756">
      <w:pPr>
        <w:pStyle w:val="LESOUSTITRE"/>
        <w:ind w:left="1980" w:right="1718"/>
        <w:rPr>
          <w:sz w:val="24"/>
          <w:szCs w:val="24"/>
        </w:rPr>
      </w:pPr>
    </w:p>
    <w:p w:rsidR="00D36F23" w:rsidRPr="00392240" w:rsidRDefault="00D36F23" w:rsidP="00476756">
      <w:pPr>
        <w:pStyle w:val="LESOUSTITRE"/>
        <w:ind w:left="1980" w:right="1718"/>
        <w:rPr>
          <w:sz w:val="24"/>
          <w:szCs w:val="24"/>
        </w:rPr>
      </w:pPr>
    </w:p>
    <w:p w:rsidR="00476756" w:rsidRPr="00392240" w:rsidRDefault="00476756" w:rsidP="002A457A">
      <w:pPr>
        <w:pStyle w:val="LETITRE"/>
        <w:pBdr>
          <w:top w:val="single" w:sz="4" w:space="1" w:color="auto"/>
        </w:pBdr>
        <w:spacing w:before="0" w:after="0"/>
        <w:ind w:hanging="340"/>
        <w:rPr>
          <w:sz w:val="24"/>
          <w:szCs w:val="24"/>
        </w:rPr>
      </w:pPr>
    </w:p>
    <w:p w:rsidR="00BD4E79" w:rsidRPr="00392240" w:rsidRDefault="00BD4E79" w:rsidP="002A457A">
      <w:pPr>
        <w:pStyle w:val="LETITRE"/>
        <w:pBdr>
          <w:top w:val="single" w:sz="4" w:space="1" w:color="auto"/>
        </w:pBdr>
        <w:spacing w:before="0" w:after="0"/>
        <w:ind w:hanging="340"/>
        <w:rPr>
          <w:sz w:val="24"/>
          <w:szCs w:val="24"/>
        </w:rPr>
      </w:pPr>
    </w:p>
    <w:p w:rsidR="00BD4E79" w:rsidRPr="00392240" w:rsidRDefault="00BD4E79" w:rsidP="002A457A">
      <w:pPr>
        <w:pStyle w:val="LETITRE"/>
        <w:pBdr>
          <w:top w:val="single" w:sz="4" w:space="1" w:color="auto"/>
        </w:pBdr>
        <w:spacing w:before="0" w:after="0"/>
        <w:ind w:hanging="340"/>
        <w:rPr>
          <w:sz w:val="24"/>
          <w:szCs w:val="24"/>
        </w:rPr>
      </w:pPr>
    </w:p>
    <w:p w:rsidR="00BD4E79" w:rsidRPr="00392240" w:rsidRDefault="00EB2A11" w:rsidP="00BD4E79">
      <w:pPr>
        <w:pStyle w:val="LETITRE"/>
        <w:pBdr>
          <w:bottom w:val="single" w:sz="4" w:space="1" w:color="auto"/>
        </w:pBdr>
        <w:ind w:hanging="340"/>
        <w:rPr>
          <w:w w:val="80"/>
          <w:sz w:val="40"/>
          <w:szCs w:val="40"/>
        </w:rPr>
      </w:pPr>
      <w:r w:rsidRPr="00392240">
        <w:rPr>
          <w:w w:val="80"/>
          <w:sz w:val="40"/>
          <w:szCs w:val="40"/>
        </w:rPr>
        <w:t>Cahier Des Charges Fonctionnel</w:t>
      </w:r>
    </w:p>
    <w:p w:rsidR="00FA65BC" w:rsidRPr="00392240" w:rsidRDefault="00FA65BC" w:rsidP="00BD4E79">
      <w:pPr>
        <w:pStyle w:val="LETITRE"/>
        <w:pBdr>
          <w:bottom w:val="single" w:sz="4" w:space="1" w:color="auto"/>
        </w:pBdr>
        <w:ind w:hanging="340"/>
        <w:jc w:val="both"/>
        <w:rPr>
          <w:w w:val="80"/>
          <w:sz w:val="40"/>
          <w:szCs w:val="40"/>
        </w:rPr>
      </w:pPr>
    </w:p>
    <w:p w:rsidR="002A457A" w:rsidRPr="00392240" w:rsidRDefault="002A457A" w:rsidP="002A457A">
      <w:pPr>
        <w:pStyle w:val="LETITRE"/>
        <w:pBdr>
          <w:bottom w:val="single" w:sz="4" w:space="1" w:color="auto"/>
        </w:pBdr>
        <w:ind w:hanging="340"/>
        <w:rPr>
          <w:w w:val="80"/>
          <w:sz w:val="24"/>
          <w:szCs w:val="24"/>
        </w:rPr>
      </w:pPr>
    </w:p>
    <w:p w:rsidR="00645E02" w:rsidRPr="00392240" w:rsidRDefault="00D36F23" w:rsidP="00703952">
      <w:pPr>
        <w:tabs>
          <w:tab w:val="left" w:pos="7140"/>
        </w:tabs>
      </w:pPr>
      <w:r w:rsidRPr="00392240">
        <w:br/>
      </w:r>
    </w:p>
    <w:p w:rsidR="00645E02" w:rsidRPr="00392240" w:rsidRDefault="00645E02" w:rsidP="00703952">
      <w:pPr>
        <w:tabs>
          <w:tab w:val="left" w:pos="7140"/>
        </w:tabs>
      </w:pPr>
    </w:p>
    <w:p w:rsidR="00645E02" w:rsidRPr="00392240" w:rsidRDefault="00645E02" w:rsidP="00703952">
      <w:pPr>
        <w:tabs>
          <w:tab w:val="left" w:pos="7140"/>
        </w:tabs>
      </w:pPr>
    </w:p>
    <w:p w:rsidR="00645E02" w:rsidRPr="00392240" w:rsidRDefault="00645E02" w:rsidP="00703952">
      <w:pPr>
        <w:tabs>
          <w:tab w:val="left" w:pos="7140"/>
        </w:tabs>
      </w:pPr>
    </w:p>
    <w:p w:rsidR="00645E02" w:rsidRPr="00392240" w:rsidRDefault="00645E02" w:rsidP="00703952">
      <w:pPr>
        <w:tabs>
          <w:tab w:val="left" w:pos="7140"/>
        </w:tabs>
        <w:sectPr w:rsidR="00645E02" w:rsidRPr="00392240" w:rsidSect="00C674F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2279" w:right="1134" w:bottom="1134" w:left="1134" w:header="709" w:footer="601" w:gutter="0"/>
          <w:cols w:space="708"/>
          <w:titlePg/>
          <w:docGrid w:linePitch="360"/>
        </w:sectPr>
      </w:pPr>
    </w:p>
    <w:p w:rsidR="006A7452" w:rsidRPr="00392240" w:rsidRDefault="001011DD" w:rsidP="001011DD">
      <w:pPr>
        <w:pStyle w:val="Pieddepage"/>
      </w:pPr>
      <w:r w:rsidRPr="00392240">
        <w:lastRenderedPageBreak/>
        <w:br/>
      </w:r>
      <w:r w:rsidRPr="00392240">
        <w:br/>
      </w:r>
    </w:p>
    <w:p w:rsidR="006A7452" w:rsidRPr="00392240" w:rsidRDefault="006A7452" w:rsidP="006A7452">
      <w:pPr>
        <w:pStyle w:val="Pieddepage"/>
        <w:rPr>
          <w:b/>
        </w:rPr>
      </w:pPr>
      <w:r w:rsidRPr="00392240">
        <w:rPr>
          <w:b/>
        </w:rPr>
        <w:t>HISTORIQUE DU DOCUMENT</w:t>
      </w:r>
    </w:p>
    <w:p w:rsidR="001011DD" w:rsidRPr="00392240" w:rsidRDefault="001011DD" w:rsidP="001011DD">
      <w:pPr>
        <w:pStyle w:val="Pieddepage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5"/>
        <w:gridCol w:w="897"/>
        <w:gridCol w:w="2262"/>
        <w:gridCol w:w="5362"/>
      </w:tblGrid>
      <w:tr w:rsidR="001011DD" w:rsidRPr="00392240" w:rsidTr="00982A2A">
        <w:tc>
          <w:tcPr>
            <w:tcW w:w="1278" w:type="dxa"/>
            <w:shd w:val="pct25" w:color="auto" w:fill="auto"/>
          </w:tcPr>
          <w:p w:rsidR="001011DD" w:rsidRPr="00392240" w:rsidRDefault="001011DD" w:rsidP="001011DD">
            <w:pPr>
              <w:pStyle w:val="Pieddepage"/>
              <w:jc w:val="center"/>
              <w:rPr>
                <w:b/>
              </w:rPr>
            </w:pPr>
            <w:r w:rsidRPr="00392240">
              <w:rPr>
                <w:b/>
              </w:rPr>
              <w:t>Date</w:t>
            </w:r>
          </w:p>
        </w:tc>
        <w:tc>
          <w:tcPr>
            <w:tcW w:w="818" w:type="dxa"/>
            <w:shd w:val="pct25" w:color="auto" w:fill="auto"/>
          </w:tcPr>
          <w:p w:rsidR="001011DD" w:rsidRPr="00392240" w:rsidRDefault="007F669C" w:rsidP="001011DD">
            <w:pPr>
              <w:pStyle w:val="Pieddepage"/>
              <w:jc w:val="center"/>
              <w:rPr>
                <w:b/>
              </w:rPr>
            </w:pPr>
            <w:r w:rsidRPr="00392240">
              <w:rPr>
                <w:b/>
              </w:rPr>
              <w:t>Indice</w:t>
            </w:r>
          </w:p>
        </w:tc>
        <w:tc>
          <w:tcPr>
            <w:tcW w:w="2268" w:type="dxa"/>
            <w:shd w:val="pct25" w:color="auto" w:fill="auto"/>
          </w:tcPr>
          <w:p w:rsidR="001011DD" w:rsidRPr="00392240" w:rsidRDefault="001011DD" w:rsidP="001011DD">
            <w:pPr>
              <w:pStyle w:val="Pieddepage"/>
              <w:jc w:val="center"/>
              <w:rPr>
                <w:b/>
              </w:rPr>
            </w:pPr>
            <w:r w:rsidRPr="00392240">
              <w:rPr>
                <w:b/>
              </w:rPr>
              <w:t>Auteur</w:t>
            </w:r>
            <w:r w:rsidR="007F669C" w:rsidRPr="00392240">
              <w:rPr>
                <w:b/>
              </w:rPr>
              <w:t>s</w:t>
            </w:r>
          </w:p>
        </w:tc>
        <w:tc>
          <w:tcPr>
            <w:tcW w:w="5386" w:type="dxa"/>
            <w:shd w:val="pct25" w:color="auto" w:fill="auto"/>
          </w:tcPr>
          <w:p w:rsidR="001011DD" w:rsidRPr="00392240" w:rsidRDefault="001011DD" w:rsidP="001011DD">
            <w:pPr>
              <w:pStyle w:val="Pieddepage"/>
              <w:jc w:val="center"/>
              <w:rPr>
                <w:b/>
              </w:rPr>
            </w:pPr>
            <w:r w:rsidRPr="00392240">
              <w:rPr>
                <w:b/>
              </w:rPr>
              <w:t>Modification</w:t>
            </w:r>
          </w:p>
        </w:tc>
      </w:tr>
      <w:tr w:rsidR="00982A2A" w:rsidRPr="00392240" w:rsidTr="00982A2A">
        <w:tc>
          <w:tcPr>
            <w:tcW w:w="1278" w:type="dxa"/>
          </w:tcPr>
          <w:p w:rsidR="00982A2A" w:rsidRPr="00392240" w:rsidRDefault="00EB2A11" w:rsidP="00D0427A">
            <w:pPr>
              <w:pStyle w:val="Pieddepage"/>
            </w:pPr>
            <w:r w:rsidRPr="00392240">
              <w:t>11</w:t>
            </w:r>
            <w:r w:rsidR="00982A2A" w:rsidRPr="00392240">
              <w:t>/0</w:t>
            </w:r>
            <w:r w:rsidR="00E6488F" w:rsidRPr="00392240">
              <w:t>3</w:t>
            </w:r>
            <w:r w:rsidR="00B047BB" w:rsidRPr="00392240">
              <w:t>/</w:t>
            </w:r>
            <w:r w:rsidR="007F6C89">
              <w:t>20</w:t>
            </w:r>
            <w:r w:rsidR="00B047BB" w:rsidRPr="00392240">
              <w:t>1</w:t>
            </w:r>
            <w:r w:rsidR="00BD4E79" w:rsidRPr="00392240">
              <w:t>4</w:t>
            </w:r>
          </w:p>
        </w:tc>
        <w:tc>
          <w:tcPr>
            <w:tcW w:w="818" w:type="dxa"/>
          </w:tcPr>
          <w:p w:rsidR="00982A2A" w:rsidRPr="00392240" w:rsidRDefault="00982A2A" w:rsidP="00E44A43">
            <w:pPr>
              <w:pStyle w:val="Pieddepage"/>
              <w:jc w:val="center"/>
            </w:pPr>
            <w:r w:rsidRPr="00392240">
              <w:t>001</w:t>
            </w:r>
          </w:p>
        </w:tc>
        <w:tc>
          <w:tcPr>
            <w:tcW w:w="2268" w:type="dxa"/>
          </w:tcPr>
          <w:p w:rsidR="00982A2A" w:rsidRPr="00392240" w:rsidRDefault="00E6488F" w:rsidP="00BC1AD7">
            <w:pPr>
              <w:pStyle w:val="Pieddepage"/>
            </w:pPr>
            <w:r w:rsidRPr="00392240">
              <w:t>A. RMINECHE</w:t>
            </w:r>
          </w:p>
        </w:tc>
        <w:tc>
          <w:tcPr>
            <w:tcW w:w="5386" w:type="dxa"/>
          </w:tcPr>
          <w:p w:rsidR="00982A2A" w:rsidRPr="00392240" w:rsidRDefault="00E6488F" w:rsidP="001011DD">
            <w:pPr>
              <w:pStyle w:val="Pieddepage"/>
            </w:pPr>
            <w:r w:rsidRPr="00392240">
              <w:t xml:space="preserve">Création </w:t>
            </w:r>
            <w:r w:rsidR="00BD4E79" w:rsidRPr="00392240">
              <w:t>du document</w:t>
            </w:r>
          </w:p>
        </w:tc>
      </w:tr>
      <w:tr w:rsidR="001011DD" w:rsidRPr="00392240" w:rsidTr="00982A2A">
        <w:tc>
          <w:tcPr>
            <w:tcW w:w="1278" w:type="dxa"/>
          </w:tcPr>
          <w:p w:rsidR="007F6C89" w:rsidRPr="00392240" w:rsidRDefault="007F6C89" w:rsidP="007F6C89">
            <w:pPr>
              <w:pStyle w:val="Pieddepage"/>
            </w:pPr>
            <w:r>
              <w:t>17/03/2014</w:t>
            </w:r>
          </w:p>
        </w:tc>
        <w:tc>
          <w:tcPr>
            <w:tcW w:w="818" w:type="dxa"/>
          </w:tcPr>
          <w:p w:rsidR="001011DD" w:rsidRPr="00392240" w:rsidRDefault="007F6C89" w:rsidP="00D118AC">
            <w:pPr>
              <w:pStyle w:val="Pieddepage"/>
              <w:jc w:val="center"/>
            </w:pPr>
            <w:r>
              <w:t>002</w:t>
            </w:r>
          </w:p>
        </w:tc>
        <w:tc>
          <w:tcPr>
            <w:tcW w:w="2268" w:type="dxa"/>
          </w:tcPr>
          <w:p w:rsidR="001011DD" w:rsidRPr="00392240" w:rsidRDefault="007F6C89" w:rsidP="001011DD">
            <w:pPr>
              <w:pStyle w:val="Pieddepage"/>
            </w:pPr>
            <w:r>
              <w:t>G.DUVAL</w:t>
            </w:r>
          </w:p>
        </w:tc>
        <w:tc>
          <w:tcPr>
            <w:tcW w:w="5386" w:type="dxa"/>
          </w:tcPr>
          <w:p w:rsidR="001011DD" w:rsidRPr="00392240" w:rsidRDefault="007F6C89" w:rsidP="001011DD">
            <w:pPr>
              <w:pStyle w:val="Pieddepage"/>
            </w:pPr>
            <w:r>
              <w:t>Mise à jour /corrections diverses</w:t>
            </w:r>
          </w:p>
        </w:tc>
      </w:tr>
      <w:tr w:rsidR="001011DD" w:rsidRPr="00392240" w:rsidTr="00982A2A">
        <w:tc>
          <w:tcPr>
            <w:tcW w:w="1278" w:type="dxa"/>
          </w:tcPr>
          <w:p w:rsidR="001011DD" w:rsidRPr="00392240" w:rsidRDefault="001011DD" w:rsidP="001011DD">
            <w:pPr>
              <w:pStyle w:val="Pieddepage"/>
            </w:pPr>
          </w:p>
        </w:tc>
        <w:tc>
          <w:tcPr>
            <w:tcW w:w="818" w:type="dxa"/>
          </w:tcPr>
          <w:p w:rsidR="001011DD" w:rsidRPr="00392240" w:rsidRDefault="001011DD" w:rsidP="00765F87">
            <w:pPr>
              <w:pStyle w:val="Pieddepage"/>
              <w:jc w:val="center"/>
            </w:pPr>
          </w:p>
        </w:tc>
        <w:tc>
          <w:tcPr>
            <w:tcW w:w="2268" w:type="dxa"/>
          </w:tcPr>
          <w:p w:rsidR="001011DD" w:rsidRPr="00392240" w:rsidRDefault="001011DD" w:rsidP="001011DD">
            <w:pPr>
              <w:pStyle w:val="Pieddepage"/>
            </w:pPr>
          </w:p>
        </w:tc>
        <w:tc>
          <w:tcPr>
            <w:tcW w:w="5386" w:type="dxa"/>
          </w:tcPr>
          <w:p w:rsidR="001011DD" w:rsidRPr="00392240" w:rsidRDefault="001011DD" w:rsidP="001011DD">
            <w:pPr>
              <w:pStyle w:val="Pieddepage"/>
            </w:pPr>
          </w:p>
        </w:tc>
      </w:tr>
    </w:tbl>
    <w:p w:rsidR="001011DD" w:rsidRPr="00392240" w:rsidRDefault="001011DD" w:rsidP="001011DD">
      <w:pPr>
        <w:pStyle w:val="Pieddepage"/>
      </w:pPr>
    </w:p>
    <w:p w:rsidR="001011DD" w:rsidRPr="00392240" w:rsidRDefault="001011DD" w:rsidP="001011DD">
      <w:pPr>
        <w:pStyle w:val="Pieddepage"/>
      </w:pPr>
    </w:p>
    <w:p w:rsidR="001011DD" w:rsidRPr="00392240" w:rsidRDefault="001011DD" w:rsidP="00B4506D">
      <w:pPr>
        <w:pStyle w:val="Pieddepage"/>
      </w:pPr>
    </w:p>
    <w:p w:rsidR="001011DD" w:rsidRPr="00392240" w:rsidRDefault="001011DD" w:rsidP="00B4506D">
      <w:pPr>
        <w:pStyle w:val="Pieddepage"/>
        <w:rPr>
          <w:b/>
        </w:rPr>
      </w:pPr>
      <w:r w:rsidRPr="00392240">
        <w:rPr>
          <w:b/>
        </w:rPr>
        <w:t>DOCUMENTS DE REFERENCE</w:t>
      </w:r>
      <w:r w:rsidR="00B4506D" w:rsidRPr="00392240">
        <w:rPr>
          <w:b/>
        </w:rPr>
        <w:t xml:space="preserve"> / APPLICABLES</w:t>
      </w:r>
    </w:p>
    <w:p w:rsidR="00B4506D" w:rsidRPr="00392240" w:rsidRDefault="00B4506D" w:rsidP="00B4506D">
      <w:pPr>
        <w:pStyle w:val="Pieddepage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5047"/>
        <w:gridCol w:w="3614"/>
      </w:tblGrid>
      <w:tr w:rsidR="00D31CAC" w:rsidRPr="00392240" w:rsidTr="00BD4E79">
        <w:trPr>
          <w:trHeight w:val="284"/>
        </w:trPr>
        <w:tc>
          <w:tcPr>
            <w:tcW w:w="1260" w:type="dxa"/>
          </w:tcPr>
          <w:p w:rsidR="00D31CAC" w:rsidRPr="00392240" w:rsidRDefault="00D31CAC" w:rsidP="00D31CAC">
            <w:pPr>
              <w:numPr>
                <w:ilvl w:val="0"/>
                <w:numId w:val="4"/>
              </w:numPr>
              <w:rPr>
                <w:b/>
                <w:bCs/>
              </w:rPr>
            </w:pPr>
            <w:bookmarkStart w:id="4" w:name="_Ref275247382"/>
          </w:p>
        </w:tc>
        <w:bookmarkEnd w:id="4"/>
        <w:tc>
          <w:tcPr>
            <w:tcW w:w="5047" w:type="dxa"/>
            <w:shd w:val="clear" w:color="auto" w:fill="auto"/>
            <w:vAlign w:val="center"/>
          </w:tcPr>
          <w:p w:rsidR="00D31CAC" w:rsidRPr="00392240" w:rsidRDefault="00CE70D8" w:rsidP="008F61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Analyse fonctionnelle du besoin  </w:t>
            </w:r>
          </w:p>
        </w:tc>
        <w:tc>
          <w:tcPr>
            <w:tcW w:w="3614" w:type="dxa"/>
            <w:vAlign w:val="center"/>
          </w:tcPr>
          <w:p w:rsidR="00D31CAC" w:rsidRPr="00392240" w:rsidRDefault="007F6C89" w:rsidP="00CE70D8">
            <w:r>
              <w:fldChar w:fldCharType="begin"/>
            </w:r>
            <w:ins w:id="5" w:author="EPR_Consultant07" w:date="2014-03-19T12:34:00Z">
              <w:r w:rsidR="00E65BCC">
                <w:instrText>HYPERLINK "\\\\matis-group.corp\\rootdfs\\ww\\be\\EPR\\EPR4_Logiciel\\ARM\\AFB_RADOME_draft.docx"</w:instrText>
              </w:r>
            </w:ins>
            <w:del w:id="6" w:author="EPR_Consultant07" w:date="2014-03-19T12:34:00Z">
              <w:r w:rsidDel="00E65BCC">
                <w:delInstrText xml:space="preserve"> HYPERLINK "AFB_RADOME_draft.docx" </w:delInstrText>
              </w:r>
            </w:del>
            <w:ins w:id="7" w:author="EPR_Consultant07" w:date="2014-03-19T12:34:00Z"/>
            <w:r>
              <w:fldChar w:fldCharType="separate"/>
            </w:r>
            <w:r w:rsidR="003D62D0" w:rsidRPr="00392240">
              <w:rPr>
                <w:rStyle w:val="Lienhypertexte"/>
              </w:rPr>
              <w:t>AFB_RADOME_draft.docx</w:t>
            </w:r>
            <w:r>
              <w:rPr>
                <w:rStyle w:val="Lienhypertexte"/>
              </w:rPr>
              <w:fldChar w:fldCharType="end"/>
            </w:r>
          </w:p>
        </w:tc>
      </w:tr>
      <w:tr w:rsidR="00D31CAC" w:rsidRPr="00392240" w:rsidTr="00BD4E79">
        <w:trPr>
          <w:trHeight w:val="284"/>
        </w:trPr>
        <w:tc>
          <w:tcPr>
            <w:tcW w:w="1260" w:type="dxa"/>
          </w:tcPr>
          <w:p w:rsidR="00D31CAC" w:rsidRPr="00392240" w:rsidRDefault="00D31CAC" w:rsidP="00D31CAC">
            <w:pPr>
              <w:numPr>
                <w:ilvl w:val="0"/>
                <w:numId w:val="4"/>
              </w:numPr>
              <w:rPr>
                <w:b/>
                <w:lang w:eastAsia="fr-FR" w:bidi="ar-SA"/>
              </w:rPr>
            </w:pPr>
            <w:bookmarkStart w:id="8" w:name="_Ref275247344"/>
          </w:p>
        </w:tc>
        <w:bookmarkEnd w:id="8"/>
        <w:tc>
          <w:tcPr>
            <w:tcW w:w="5047" w:type="dxa"/>
            <w:shd w:val="clear" w:color="auto" w:fill="auto"/>
            <w:vAlign w:val="center"/>
          </w:tcPr>
          <w:p w:rsidR="00D31CAC" w:rsidRPr="00392240" w:rsidRDefault="00CE70D8" w:rsidP="00D31CAC">
            <w:pPr>
              <w:rPr>
                <w:b/>
              </w:rPr>
            </w:pPr>
            <w:r>
              <w:rPr>
                <w:b/>
              </w:rPr>
              <w:t>Analyse fonctionnelle technique</w:t>
            </w:r>
          </w:p>
        </w:tc>
        <w:tc>
          <w:tcPr>
            <w:tcW w:w="3614" w:type="dxa"/>
            <w:vAlign w:val="center"/>
          </w:tcPr>
          <w:p w:rsidR="00D31CAC" w:rsidRPr="00392240" w:rsidRDefault="007F6C89" w:rsidP="00D31CAC">
            <w:r>
              <w:fldChar w:fldCharType="begin"/>
            </w:r>
            <w:ins w:id="9" w:author="EPR_Consultant07" w:date="2014-03-19T12:34:00Z">
              <w:r w:rsidR="00E65BCC">
                <w:instrText>HYPERLINK "\\\\matis-group.corp\\rootdfs\\ww\\be\\EPR\\EPR4_Logiciel\\ARM\\AFT_RADOME_draft.docx"</w:instrText>
              </w:r>
            </w:ins>
            <w:del w:id="10" w:author="EPR_Consultant07" w:date="2014-03-19T12:34:00Z">
              <w:r w:rsidDel="00E65BCC">
                <w:delInstrText xml:space="preserve"> HYPERLINK "AFT_RADOME_draft.docx" </w:delInstrText>
              </w:r>
            </w:del>
            <w:ins w:id="11" w:author="EPR_Consultant07" w:date="2014-03-19T12:34:00Z"/>
            <w:r>
              <w:fldChar w:fldCharType="separate"/>
            </w:r>
            <w:r w:rsidR="00CE70D8" w:rsidRPr="00CE70D8">
              <w:rPr>
                <w:rStyle w:val="Lienhypertexte"/>
              </w:rPr>
              <w:t>AFT_RADOME_draft.docx</w:t>
            </w:r>
            <w:r>
              <w:rPr>
                <w:rStyle w:val="Lienhypertexte"/>
              </w:rPr>
              <w:fldChar w:fldCharType="end"/>
            </w:r>
          </w:p>
        </w:tc>
      </w:tr>
      <w:tr w:rsidR="00D31CAC" w:rsidRPr="00392240" w:rsidTr="00BD4E79">
        <w:trPr>
          <w:trHeight w:val="284"/>
        </w:trPr>
        <w:tc>
          <w:tcPr>
            <w:tcW w:w="1260" w:type="dxa"/>
          </w:tcPr>
          <w:p w:rsidR="00D31CAC" w:rsidRPr="00392240" w:rsidRDefault="00D31CAC" w:rsidP="00D31CAC">
            <w:pPr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5047" w:type="dxa"/>
            <w:shd w:val="clear" w:color="auto" w:fill="auto"/>
            <w:vAlign w:val="center"/>
          </w:tcPr>
          <w:p w:rsidR="00D31CAC" w:rsidRPr="00392240" w:rsidRDefault="00CE70D8" w:rsidP="00B4506D">
            <w:pPr>
              <w:rPr>
                <w:b/>
                <w:bCs/>
              </w:rPr>
            </w:pPr>
            <w:r>
              <w:rPr>
                <w:b/>
                <w:bCs/>
              </w:rPr>
              <w:t>Etat de l’art IHM embarqué</w:t>
            </w:r>
          </w:p>
        </w:tc>
        <w:tc>
          <w:tcPr>
            <w:tcW w:w="3614" w:type="dxa"/>
            <w:vAlign w:val="center"/>
          </w:tcPr>
          <w:p w:rsidR="00D31CAC" w:rsidRPr="00392240" w:rsidRDefault="007F6C89" w:rsidP="00E734F6">
            <w:r>
              <w:fldChar w:fldCharType="begin"/>
            </w:r>
            <w:ins w:id="12" w:author="EPR_Consultant07" w:date="2014-03-19T12:34:00Z">
              <w:r w:rsidR="00E65BCC">
                <w:instrText>HYPERLINK "\\\\matis-group.corp\\rootdfs\\ww\\be\\EPR\\EPR4_Logiciel\\GDU\\RADOME_project - Etat de l art &amp; etude IHM embarque.docx"</w:instrText>
              </w:r>
            </w:ins>
            <w:del w:id="13" w:author="EPR_Consultant07" w:date="2014-03-19T12:34:00Z">
              <w:r w:rsidDel="00E65BCC">
                <w:delInstrText xml:space="preserve"> HYPERLINK "../GDU/RADOME_project%20-%20Etat%20de%20l%20art%20&amp;%20etude%20IHM%20embarque.docx" </w:delInstrText>
              </w:r>
            </w:del>
            <w:ins w:id="14" w:author="EPR_Consultant07" w:date="2014-03-19T12:34:00Z"/>
            <w:r>
              <w:fldChar w:fldCharType="separate"/>
            </w:r>
            <w:r w:rsidR="00CE70D8" w:rsidRPr="00CE70D8">
              <w:rPr>
                <w:rStyle w:val="Lienhypertexte"/>
              </w:rPr>
              <w:t>..\GDU\</w:t>
            </w:r>
            <w:proofErr w:type="spellStart"/>
            <w:r w:rsidR="00CE70D8" w:rsidRPr="00CE70D8">
              <w:rPr>
                <w:rStyle w:val="Lienhypertexte"/>
              </w:rPr>
              <w:t>RADOME_project</w:t>
            </w:r>
            <w:proofErr w:type="spellEnd"/>
            <w:r w:rsidR="00CE70D8" w:rsidRPr="00CE70D8">
              <w:rPr>
                <w:rStyle w:val="Lienhypertexte"/>
              </w:rPr>
              <w:t xml:space="preserve"> - Etat de </w:t>
            </w:r>
            <w:proofErr w:type="spellStart"/>
            <w:r w:rsidR="00CE70D8" w:rsidRPr="00CE70D8">
              <w:rPr>
                <w:rStyle w:val="Lienhypertexte"/>
              </w:rPr>
              <w:t>l art</w:t>
            </w:r>
            <w:proofErr w:type="spellEnd"/>
            <w:r w:rsidR="00CE70D8" w:rsidRPr="00CE70D8">
              <w:rPr>
                <w:rStyle w:val="Lienhypertexte"/>
              </w:rPr>
              <w:t xml:space="preserve"> &amp; </w:t>
            </w:r>
            <w:proofErr w:type="spellStart"/>
            <w:r w:rsidR="00CE70D8" w:rsidRPr="00CE70D8">
              <w:rPr>
                <w:rStyle w:val="Lienhypertexte"/>
              </w:rPr>
              <w:t>etude</w:t>
            </w:r>
            <w:proofErr w:type="spellEnd"/>
            <w:r w:rsidR="00CE70D8" w:rsidRPr="00CE70D8">
              <w:rPr>
                <w:rStyle w:val="Lienhypertexte"/>
              </w:rPr>
              <w:t xml:space="preserve"> IHM embarque.docx</w:t>
            </w:r>
            <w:r>
              <w:rPr>
                <w:rStyle w:val="Lienhypertexte"/>
              </w:rPr>
              <w:fldChar w:fldCharType="end"/>
            </w:r>
          </w:p>
        </w:tc>
      </w:tr>
    </w:tbl>
    <w:p w:rsidR="00B00865" w:rsidRPr="00392240" w:rsidRDefault="00E44A43" w:rsidP="00B4506D">
      <w:pPr>
        <w:pStyle w:val="Pieddepage"/>
        <w:rPr>
          <w:b/>
          <w:bCs/>
          <w:kern w:val="32"/>
        </w:rPr>
      </w:pPr>
      <w:r w:rsidRPr="00392240">
        <w:br/>
      </w:r>
      <w:r w:rsidRPr="00392240">
        <w:rPr>
          <w:b/>
          <w:bCs/>
          <w:kern w:val="32"/>
        </w:rPr>
        <w:br/>
      </w:r>
    </w:p>
    <w:p w:rsidR="001011DD" w:rsidRPr="00392240" w:rsidRDefault="00B00865" w:rsidP="00B4506D">
      <w:pPr>
        <w:pStyle w:val="Pieddepage"/>
        <w:rPr>
          <w:b/>
        </w:rPr>
      </w:pPr>
      <w:r w:rsidRPr="00392240">
        <w:rPr>
          <w:b/>
          <w:bCs/>
          <w:kern w:val="32"/>
        </w:rPr>
        <w:br w:type="page"/>
      </w:r>
      <w:r w:rsidR="001011DD" w:rsidRPr="00392240">
        <w:rPr>
          <w:b/>
        </w:rPr>
        <w:lastRenderedPageBreak/>
        <w:t>TABLE DES MATIERES</w:t>
      </w:r>
    </w:p>
    <w:p w:rsidR="001011DD" w:rsidRPr="00392240" w:rsidRDefault="001011DD" w:rsidP="00FF22B8">
      <w:pPr>
        <w:pStyle w:val="En-ttedetabledesmatires"/>
        <w:numPr>
          <w:ilvl w:val="0"/>
          <w:numId w:val="0"/>
        </w:numPr>
        <w:spacing w:before="0" w:after="0"/>
        <w:ind w:left="94"/>
        <w:rPr>
          <w:rFonts w:ascii="Calibri" w:hAnsi="Calibri"/>
          <w:b w:val="0"/>
          <w:sz w:val="24"/>
          <w:szCs w:val="24"/>
        </w:rPr>
      </w:pPr>
    </w:p>
    <w:p w:rsidR="00E65BCC" w:rsidRDefault="00697AA0">
      <w:pPr>
        <w:pStyle w:val="TM1"/>
        <w:rPr>
          <w:ins w:id="15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r w:rsidRPr="00392240">
        <w:fldChar w:fldCharType="begin"/>
      </w:r>
      <w:r w:rsidRPr="00392240">
        <w:instrText xml:space="preserve"> TOC \o "1-3" \h \z \u </w:instrText>
      </w:r>
      <w:r w:rsidRPr="00392240">
        <w:fldChar w:fldCharType="separate"/>
      </w:r>
      <w:ins w:id="16" w:author="EPR_Consultant07" w:date="2014-03-19T12:32:00Z">
        <w:r w:rsidR="00E65BCC" w:rsidRPr="009C28A9">
          <w:rPr>
            <w:rStyle w:val="Lienhypertexte"/>
            <w:noProof/>
          </w:rPr>
          <w:fldChar w:fldCharType="begin"/>
        </w:r>
        <w:r w:rsidR="00E65BCC" w:rsidRPr="009C28A9">
          <w:rPr>
            <w:rStyle w:val="Lienhypertexte"/>
            <w:noProof/>
          </w:rPr>
          <w:instrText xml:space="preserve"> </w:instrText>
        </w:r>
        <w:r w:rsidR="00E65BCC">
          <w:rPr>
            <w:noProof/>
          </w:rPr>
          <w:instrText>HYPERLINK \l "_Toc382995671"</w:instrText>
        </w:r>
        <w:r w:rsidR="00E65BCC" w:rsidRPr="009C28A9">
          <w:rPr>
            <w:rStyle w:val="Lienhypertexte"/>
            <w:noProof/>
          </w:rPr>
          <w:instrText xml:space="preserve"> </w:instrText>
        </w:r>
        <w:r w:rsidR="00E65BCC" w:rsidRPr="009C28A9">
          <w:rPr>
            <w:rStyle w:val="Lienhypertexte"/>
            <w:noProof/>
          </w:rPr>
        </w:r>
        <w:r w:rsidR="00E65BCC" w:rsidRPr="009C28A9">
          <w:rPr>
            <w:rStyle w:val="Lienhypertexte"/>
            <w:noProof/>
          </w:rPr>
          <w:fldChar w:fldCharType="separate"/>
        </w:r>
        <w:r w:rsidR="00E65BCC" w:rsidRPr="009C28A9">
          <w:rPr>
            <w:rStyle w:val="Lienhypertexte"/>
            <w:noProof/>
          </w:rPr>
          <w:t>1</w:t>
        </w:r>
        <w:r w:rsidR="00E65BCC"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="00E65BCC" w:rsidRPr="009C28A9">
          <w:rPr>
            <w:rStyle w:val="Lienhypertexte"/>
            <w:noProof/>
          </w:rPr>
          <w:t>Introduction</w:t>
        </w:r>
        <w:r w:rsidR="00E65BCC">
          <w:rPr>
            <w:noProof/>
            <w:webHidden/>
          </w:rPr>
          <w:tab/>
        </w:r>
        <w:r w:rsidR="00E65BCC">
          <w:rPr>
            <w:noProof/>
            <w:webHidden/>
          </w:rPr>
          <w:fldChar w:fldCharType="begin"/>
        </w:r>
        <w:r w:rsidR="00E65BCC">
          <w:rPr>
            <w:noProof/>
            <w:webHidden/>
          </w:rPr>
          <w:instrText xml:space="preserve"> PAGEREF _Toc382995671 \h </w:instrText>
        </w:r>
        <w:r w:rsidR="00E65BCC">
          <w:rPr>
            <w:noProof/>
            <w:webHidden/>
          </w:rPr>
        </w:r>
      </w:ins>
      <w:r w:rsidR="00E65BCC">
        <w:rPr>
          <w:noProof/>
          <w:webHidden/>
        </w:rPr>
        <w:fldChar w:fldCharType="separate"/>
      </w:r>
      <w:ins w:id="17" w:author="EPR_Consultant07" w:date="2014-03-19T12:32:00Z">
        <w:r w:rsidR="00E65BCC">
          <w:rPr>
            <w:noProof/>
            <w:webHidden/>
          </w:rPr>
          <w:t>4</w:t>
        </w:r>
        <w:r w:rsidR="00E65BCC">
          <w:rPr>
            <w:noProof/>
            <w:webHidden/>
          </w:rPr>
          <w:fldChar w:fldCharType="end"/>
        </w:r>
        <w:r w:rsidR="00E65BCC" w:rsidRPr="009C28A9">
          <w:rPr>
            <w:rStyle w:val="Lienhypertexte"/>
            <w:noProof/>
          </w:rPr>
          <w:fldChar w:fldCharType="end"/>
        </w:r>
      </w:ins>
    </w:p>
    <w:p w:rsidR="00E65BCC" w:rsidRDefault="00E65BCC">
      <w:pPr>
        <w:pStyle w:val="TM1"/>
        <w:rPr>
          <w:ins w:id="18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ins w:id="19" w:author="EPR_Consultant07" w:date="2014-03-19T12:32:00Z">
        <w:r w:rsidRPr="009C28A9">
          <w:rPr>
            <w:rStyle w:val="Lienhypertexte"/>
            <w:noProof/>
          </w:rPr>
          <w:fldChar w:fldCharType="begin"/>
        </w:r>
        <w:r w:rsidRPr="009C28A9">
          <w:rPr>
            <w:rStyle w:val="Lienhypertexte"/>
            <w:noProof/>
          </w:rPr>
          <w:instrText xml:space="preserve"> </w:instrText>
        </w:r>
        <w:r>
          <w:rPr>
            <w:noProof/>
          </w:rPr>
          <w:instrText>HYPERLINK \l "_Toc382995672"</w:instrText>
        </w:r>
        <w:r w:rsidRPr="009C28A9">
          <w:rPr>
            <w:rStyle w:val="Lienhypertexte"/>
            <w:noProof/>
          </w:rPr>
          <w:instrText xml:space="preserve"> </w:instrText>
        </w:r>
        <w:r w:rsidRPr="009C28A9">
          <w:rPr>
            <w:rStyle w:val="Lienhypertexte"/>
            <w:noProof/>
          </w:rPr>
        </w:r>
        <w:r w:rsidRPr="009C28A9">
          <w:rPr>
            <w:rStyle w:val="Lienhypertexte"/>
            <w:noProof/>
          </w:rPr>
          <w:fldChar w:fldCharType="separate"/>
        </w:r>
        <w:r w:rsidRPr="009C28A9">
          <w:rPr>
            <w:rStyle w:val="Lienhypertexte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  <w:noProof/>
          </w:rPr>
          <w:t>Analyse du besoin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_Toc382995672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0" w:author="EPR_Consultant07" w:date="2014-03-19T12:32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9C28A9">
          <w:rPr>
            <w:rStyle w:val="Lienhypertexte"/>
            <w:noProof/>
          </w:rPr>
          <w:fldChar w:fldCharType="end"/>
        </w:r>
      </w:ins>
    </w:p>
    <w:p w:rsidR="00E65BCC" w:rsidRDefault="00E65BCC">
      <w:pPr>
        <w:pStyle w:val="TM1"/>
        <w:rPr>
          <w:ins w:id="21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ins w:id="22" w:author="EPR_Consultant07" w:date="2014-03-19T12:32:00Z">
        <w:r w:rsidRPr="009C28A9">
          <w:rPr>
            <w:rStyle w:val="Lienhypertexte"/>
            <w:noProof/>
          </w:rPr>
          <w:fldChar w:fldCharType="begin"/>
        </w:r>
        <w:r w:rsidRPr="009C28A9">
          <w:rPr>
            <w:rStyle w:val="Lienhypertexte"/>
            <w:noProof/>
          </w:rPr>
          <w:instrText xml:space="preserve"> </w:instrText>
        </w:r>
        <w:r>
          <w:rPr>
            <w:noProof/>
          </w:rPr>
          <w:instrText>HYPERLINK \l "_Toc382995673"</w:instrText>
        </w:r>
        <w:r w:rsidRPr="009C28A9">
          <w:rPr>
            <w:rStyle w:val="Lienhypertexte"/>
            <w:noProof/>
          </w:rPr>
          <w:instrText xml:space="preserve"> </w:instrText>
        </w:r>
        <w:r w:rsidRPr="009C28A9">
          <w:rPr>
            <w:rStyle w:val="Lienhypertexte"/>
            <w:noProof/>
          </w:rPr>
        </w:r>
        <w:r w:rsidRPr="009C28A9">
          <w:rPr>
            <w:rStyle w:val="Lienhypertexte"/>
            <w:noProof/>
          </w:rPr>
          <w:fldChar w:fldCharType="separate"/>
        </w:r>
        <w:r w:rsidRPr="009C28A9">
          <w:rPr>
            <w:rStyle w:val="Lienhypertexte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  <w:noProof/>
          </w:rPr>
          <w:t>Analyse fonctionnelle du besoin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_Toc382995673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3" w:author="EPR_Consultant07" w:date="2014-03-19T12:32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9C28A9">
          <w:rPr>
            <w:rStyle w:val="Lienhypertexte"/>
            <w:noProof/>
          </w:rPr>
          <w:fldChar w:fldCharType="end"/>
        </w:r>
      </w:ins>
    </w:p>
    <w:p w:rsidR="00E65BCC" w:rsidRDefault="00E65BCC">
      <w:pPr>
        <w:pStyle w:val="TM2"/>
        <w:tabs>
          <w:tab w:val="left" w:pos="800"/>
        </w:tabs>
        <w:rPr>
          <w:ins w:id="24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ins w:id="25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"_Toc382995674"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</w:t>
        </w:r>
        <w:r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Présentation du projet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_Toc382995674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26" w:author="EPR_Consultant07" w:date="2014-03-19T12:32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27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28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"_Toc382995675"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Le contexte du projet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_Toc382995675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29" w:author="EPR_Consultant07" w:date="2014-03-19T12:32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30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31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"_Toc382995676"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Objectifs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_Toc382995676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32" w:author="EPR_Consultant07" w:date="2014-03-19T12:32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33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34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"_Toc382995677"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3.1.3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Utilisation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_Toc382995677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35" w:author="EPR_Consultant07" w:date="2014-03-19T12:32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36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37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"_Toc382995678"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3.1.4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Description de l’existant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_Toc382995678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38" w:author="EPR_Consultant07" w:date="2014-03-19T12:32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39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40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"_Toc382995679"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3.1.5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Critère d’acceptabilité du produit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_Toc382995679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41" w:author="EPR_Consultant07" w:date="2014-03-19T12:32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42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43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"_Toc382995682"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3.1.6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Organisation du projet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_Toc382995682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44" w:author="EPR_Consultant07" w:date="2014-03-19T12:32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2"/>
        <w:tabs>
          <w:tab w:val="left" w:pos="800"/>
        </w:tabs>
        <w:rPr>
          <w:ins w:id="45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ins w:id="46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"_Toc382995683"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3.2</w:t>
        </w:r>
        <w:r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Expression des besoins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_Toc382995683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47" w:author="EPR_Consultant07" w:date="2014-03-19T12:32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48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49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"_Toc382995684"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3.2.1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Les besoins fonctionnels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_Toc382995684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50" w:author="EPR_Consultant07" w:date="2014-03-19T12:32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51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52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"_Toc382995688"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3.2.2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Les besoins non fonctionnels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_Toc382995688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53" w:author="EPR_Consultant07" w:date="2014-03-19T12:32:00Z">
        <w:r>
          <w:rPr>
            <w:webHidden/>
          </w:rPr>
          <w:t>8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2"/>
        <w:tabs>
          <w:tab w:val="left" w:pos="800"/>
        </w:tabs>
        <w:rPr>
          <w:ins w:id="54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ins w:id="55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"_Toc382995690"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3.3</w:t>
        </w:r>
        <w:r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Les contraintes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_Toc382995690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56" w:author="EPR_Consultant07" w:date="2014-03-19T12:32:00Z">
        <w:r>
          <w:rPr>
            <w:webHidden/>
          </w:rPr>
          <w:t>8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57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58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"_Toc382995691"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3.3.1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Coûts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_Toc382995691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59" w:author="EPR_Consultant07" w:date="2014-03-19T12:32:00Z">
        <w:r>
          <w:rPr>
            <w:webHidden/>
          </w:rPr>
          <w:t>8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60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61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"_Toc382995692"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3.3.2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Délais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_Toc382995692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62" w:author="EPR_Consultant07" w:date="2014-03-19T12:32:00Z">
        <w:r>
          <w:rPr>
            <w:webHidden/>
          </w:rPr>
          <w:t>8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63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64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"_Toc382995693"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3.3.3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Autres contraintes 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_Toc382995693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65" w:author="EPR_Consultant07" w:date="2014-03-19T12:32:00Z">
        <w:r>
          <w:rPr>
            <w:webHidden/>
          </w:rPr>
          <w:t>8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2"/>
        <w:tabs>
          <w:tab w:val="left" w:pos="800"/>
        </w:tabs>
        <w:rPr>
          <w:ins w:id="66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ins w:id="67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"_Toc382995694"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3.4</w:t>
        </w:r>
        <w:r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Environnement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_Toc382995694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68" w:author="EPR_Consultant07" w:date="2014-03-19T12:32:00Z">
        <w:r>
          <w:rPr>
            <w:webHidden/>
          </w:rPr>
          <w:t>8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2"/>
        <w:tabs>
          <w:tab w:val="left" w:pos="800"/>
        </w:tabs>
        <w:rPr>
          <w:ins w:id="69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ins w:id="70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"_Toc382995695"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3.5</w:t>
        </w:r>
        <w:r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Déroulement du projet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_Toc382995695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71" w:author="EPR_Consultant07" w:date="2014-03-19T12:32:00Z">
        <w:r>
          <w:rPr>
            <w:webHidden/>
          </w:rPr>
          <w:t>9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72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73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"_Toc382995696"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3.5.1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Planification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_Toc382995696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74" w:author="EPR_Consultant07" w:date="2014-03-19T12:32:00Z">
        <w:r>
          <w:rPr>
            <w:webHidden/>
          </w:rPr>
          <w:t>9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75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76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"_Toc382995697"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3.5.2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Plan d’assurance qualité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_Toc382995697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77" w:author="EPR_Consultant07" w:date="2014-03-19T12:32:00Z">
        <w:r>
          <w:rPr>
            <w:webHidden/>
          </w:rPr>
          <w:t>9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78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79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"_Toc382995698"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3.5.3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Documentation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_Toc382995698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80" w:author="EPR_Consultant07" w:date="2014-03-19T12:32:00Z">
        <w:r>
          <w:rPr>
            <w:webHidden/>
          </w:rPr>
          <w:t>9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2"/>
        <w:tabs>
          <w:tab w:val="left" w:pos="800"/>
        </w:tabs>
        <w:rPr>
          <w:ins w:id="81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ins w:id="82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"_Toc382995699"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3.6</w:t>
        </w:r>
        <w:r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Responsabilités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_Toc382995699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83" w:author="EPR_Consultant07" w:date="2014-03-19T12:32:00Z">
        <w:r>
          <w:rPr>
            <w:webHidden/>
          </w:rPr>
          <w:t>9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3"/>
        <w:tabs>
          <w:tab w:val="left" w:pos="1320"/>
        </w:tabs>
        <w:rPr>
          <w:ins w:id="84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ins w:id="85" w:author="EPR_Consultant07" w:date="2014-03-19T12:32:00Z">
        <w:r w:rsidRPr="009C28A9">
          <w:rPr>
            <w:rStyle w:val="Lienhypertexte"/>
          </w:rPr>
          <w:fldChar w:fldCharType="begin"/>
        </w:r>
        <w:r w:rsidRPr="009C28A9">
          <w:rPr>
            <w:rStyle w:val="Lienhypertexte"/>
          </w:rPr>
          <w:instrText xml:space="preserve"> </w:instrText>
        </w:r>
        <w:r>
          <w:instrText>HYPERLINK \l "_Toc382995700"</w:instrText>
        </w:r>
        <w:r w:rsidRPr="009C28A9">
          <w:rPr>
            <w:rStyle w:val="Lienhypertexte"/>
          </w:rPr>
          <w:instrText xml:space="preserve"> </w:instrText>
        </w:r>
        <w:r w:rsidRPr="009C28A9">
          <w:rPr>
            <w:rStyle w:val="Lienhypertexte"/>
          </w:rPr>
        </w:r>
        <w:r w:rsidRPr="009C28A9">
          <w:rPr>
            <w:rStyle w:val="Lienhypertexte"/>
          </w:rPr>
          <w:fldChar w:fldCharType="separate"/>
        </w:r>
        <w:r w:rsidRPr="009C28A9">
          <w:rPr>
            <w:rStyle w:val="Lienhypertexte"/>
          </w:rPr>
          <w:t>3.6.1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</w:rPr>
          <w:t>Maitrise d’ouvrage 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_Toc382995700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86" w:author="EPR_Consultant07" w:date="2014-03-19T12:32:00Z">
        <w:r>
          <w:rPr>
            <w:webHidden/>
          </w:rPr>
          <w:t>9</w:t>
        </w:r>
        <w:r>
          <w:rPr>
            <w:webHidden/>
          </w:rPr>
          <w:fldChar w:fldCharType="end"/>
        </w:r>
        <w:r w:rsidRPr="009C28A9">
          <w:rPr>
            <w:rStyle w:val="Lienhypertexte"/>
          </w:rPr>
          <w:fldChar w:fldCharType="end"/>
        </w:r>
      </w:ins>
    </w:p>
    <w:p w:rsidR="00E65BCC" w:rsidRDefault="00E65BCC">
      <w:pPr>
        <w:pStyle w:val="TM1"/>
        <w:rPr>
          <w:ins w:id="87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ins w:id="88" w:author="EPR_Consultant07" w:date="2014-03-19T12:32:00Z">
        <w:r w:rsidRPr="009C28A9">
          <w:rPr>
            <w:rStyle w:val="Lienhypertexte"/>
            <w:noProof/>
          </w:rPr>
          <w:fldChar w:fldCharType="begin"/>
        </w:r>
        <w:r w:rsidRPr="009C28A9">
          <w:rPr>
            <w:rStyle w:val="Lienhypertexte"/>
            <w:noProof/>
          </w:rPr>
          <w:instrText xml:space="preserve"> </w:instrText>
        </w:r>
        <w:r>
          <w:rPr>
            <w:noProof/>
          </w:rPr>
          <w:instrText>HYPERLINK \l "_Toc382995701"</w:instrText>
        </w:r>
        <w:r w:rsidRPr="009C28A9">
          <w:rPr>
            <w:rStyle w:val="Lienhypertexte"/>
            <w:noProof/>
          </w:rPr>
          <w:instrText xml:space="preserve"> </w:instrText>
        </w:r>
        <w:r w:rsidRPr="009C28A9">
          <w:rPr>
            <w:rStyle w:val="Lienhypertexte"/>
            <w:noProof/>
          </w:rPr>
        </w:r>
        <w:r w:rsidRPr="009C28A9">
          <w:rPr>
            <w:rStyle w:val="Lienhypertexte"/>
            <w:noProof/>
          </w:rPr>
          <w:fldChar w:fldCharType="separate"/>
        </w:r>
        <w:r w:rsidRPr="009C28A9">
          <w:rPr>
            <w:rStyle w:val="Lienhypertexte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9C28A9">
          <w:rPr>
            <w:rStyle w:val="Lienhypertexte"/>
            <w:noProof/>
          </w:rPr>
          <w:t>Acronymes: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_Toc382995701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89" w:author="EPR_Consultant07" w:date="2014-03-19T12:32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9C28A9">
          <w:rPr>
            <w:rStyle w:val="Lienhypertexte"/>
            <w:noProof/>
          </w:rPr>
          <w:fldChar w:fldCharType="end"/>
        </w:r>
      </w:ins>
    </w:p>
    <w:p w:rsidR="007F6C89" w:rsidDel="00E65BCC" w:rsidRDefault="007F6C89">
      <w:pPr>
        <w:pStyle w:val="TM1"/>
        <w:rPr>
          <w:del w:id="90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del w:id="91" w:author="EPR_Consultant07" w:date="2014-03-19T12:32:00Z">
        <w:r w:rsidRPr="00E65BCC" w:rsidDel="00E65BCC">
          <w:rPr>
            <w:rStyle w:val="Lienhypertexte"/>
            <w:noProof/>
            <w:rPrChange w:id="92" w:author="EPR_Consultant07" w:date="2014-03-19T12:32:00Z">
              <w:rPr>
                <w:rStyle w:val="Lienhypertexte"/>
                <w:noProof/>
              </w:rPr>
            </w:rPrChange>
          </w:rPr>
          <w:delText>1</w:delText>
        </w:r>
        <w:r w:rsidDel="00E65BCC"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noProof/>
            <w:rPrChange w:id="93" w:author="EPR_Consultant07" w:date="2014-03-19T12:32:00Z">
              <w:rPr>
                <w:rStyle w:val="Lienhypertexte"/>
                <w:noProof/>
              </w:rPr>
            </w:rPrChange>
          </w:rPr>
          <w:delText>Introduction</w:delText>
        </w:r>
        <w:r w:rsidDel="00E65BCC">
          <w:rPr>
            <w:noProof/>
            <w:webHidden/>
          </w:rPr>
          <w:tab/>
          <w:delText>4</w:delText>
        </w:r>
      </w:del>
    </w:p>
    <w:p w:rsidR="007F6C89" w:rsidDel="00E65BCC" w:rsidRDefault="007F6C89">
      <w:pPr>
        <w:pStyle w:val="TM1"/>
        <w:rPr>
          <w:del w:id="94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del w:id="95" w:author="EPR_Consultant07" w:date="2014-03-19T12:32:00Z">
        <w:r w:rsidRPr="00E65BCC" w:rsidDel="00E65BCC">
          <w:rPr>
            <w:rStyle w:val="Lienhypertexte"/>
            <w:noProof/>
            <w:rPrChange w:id="96" w:author="EPR_Consultant07" w:date="2014-03-19T12:32:00Z">
              <w:rPr>
                <w:rStyle w:val="Lienhypertexte"/>
                <w:noProof/>
              </w:rPr>
            </w:rPrChange>
          </w:rPr>
          <w:delText>2</w:delText>
        </w:r>
        <w:r w:rsidDel="00E65BCC"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noProof/>
            <w:rPrChange w:id="97" w:author="EPR_Consultant07" w:date="2014-03-19T12:32:00Z">
              <w:rPr>
                <w:rStyle w:val="Lienhypertexte"/>
                <w:noProof/>
              </w:rPr>
            </w:rPrChange>
          </w:rPr>
          <w:delText>Analyse du besoin</w:delText>
        </w:r>
        <w:r w:rsidDel="00E65BCC">
          <w:rPr>
            <w:noProof/>
            <w:webHidden/>
          </w:rPr>
          <w:tab/>
          <w:delText>4</w:delText>
        </w:r>
      </w:del>
    </w:p>
    <w:p w:rsidR="007F6C89" w:rsidDel="00E65BCC" w:rsidRDefault="007F6C89">
      <w:pPr>
        <w:pStyle w:val="TM1"/>
        <w:rPr>
          <w:del w:id="98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del w:id="99" w:author="EPR_Consultant07" w:date="2014-03-19T12:32:00Z">
        <w:r w:rsidRPr="00E65BCC" w:rsidDel="00E65BCC">
          <w:rPr>
            <w:rStyle w:val="Lienhypertexte"/>
            <w:noProof/>
            <w:rPrChange w:id="100" w:author="EPR_Consultant07" w:date="2014-03-19T12:32:00Z">
              <w:rPr>
                <w:rStyle w:val="Lienhypertexte"/>
                <w:noProof/>
              </w:rPr>
            </w:rPrChange>
          </w:rPr>
          <w:delText>3</w:delText>
        </w:r>
        <w:r w:rsidDel="00E65BCC"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noProof/>
            <w:rPrChange w:id="101" w:author="EPR_Consultant07" w:date="2014-03-19T12:32:00Z">
              <w:rPr>
                <w:rStyle w:val="Lienhypertexte"/>
                <w:noProof/>
              </w:rPr>
            </w:rPrChange>
          </w:rPr>
          <w:delText>Analyse fonctionnelle du besoin</w:delText>
        </w:r>
        <w:r w:rsidDel="00E65BCC">
          <w:rPr>
            <w:noProof/>
            <w:webHidden/>
          </w:rPr>
          <w:tab/>
          <w:delText>5</w:delText>
        </w:r>
      </w:del>
    </w:p>
    <w:p w:rsidR="007F6C89" w:rsidDel="00E65BCC" w:rsidRDefault="007F6C89">
      <w:pPr>
        <w:pStyle w:val="TM2"/>
        <w:tabs>
          <w:tab w:val="left" w:pos="800"/>
        </w:tabs>
        <w:rPr>
          <w:del w:id="102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del w:id="103" w:author="EPR_Consultant07" w:date="2014-03-19T12:32:00Z">
        <w:r w:rsidRPr="00E65BCC" w:rsidDel="00E65BCC">
          <w:rPr>
            <w:rStyle w:val="Lienhypertexte"/>
            <w:rPrChange w:id="104" w:author="EPR_Consultant07" w:date="2014-03-19T12:32:00Z">
              <w:rPr>
                <w:rStyle w:val="Lienhypertexte"/>
              </w:rPr>
            </w:rPrChange>
          </w:rPr>
          <w:delText>3.1</w:delText>
        </w:r>
        <w:r w:rsidDel="00E65BCC"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05" w:author="EPR_Consultant07" w:date="2014-03-19T12:32:00Z">
              <w:rPr>
                <w:rStyle w:val="Lienhypertexte"/>
              </w:rPr>
            </w:rPrChange>
          </w:rPr>
          <w:delText>Présentation du projet :</w:delText>
        </w:r>
        <w:r w:rsidDel="00E65BCC">
          <w:rPr>
            <w:webHidden/>
          </w:rPr>
          <w:tab/>
          <w:delText>5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06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07" w:author="EPR_Consultant07" w:date="2014-03-19T12:32:00Z">
        <w:r w:rsidRPr="00E65BCC" w:rsidDel="00E65BCC">
          <w:rPr>
            <w:rStyle w:val="Lienhypertexte"/>
            <w:rPrChange w:id="108" w:author="EPR_Consultant07" w:date="2014-03-19T12:32:00Z">
              <w:rPr>
                <w:rStyle w:val="Lienhypertexte"/>
              </w:rPr>
            </w:rPrChange>
          </w:rPr>
          <w:delText>3.1.1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09" w:author="EPR_Consultant07" w:date="2014-03-19T12:32:00Z">
              <w:rPr>
                <w:rStyle w:val="Lienhypertexte"/>
              </w:rPr>
            </w:rPrChange>
          </w:rPr>
          <w:delText>Le contexte du projet :</w:delText>
        </w:r>
        <w:r w:rsidDel="00E65BCC">
          <w:rPr>
            <w:webHidden/>
          </w:rPr>
          <w:tab/>
          <w:delText>5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10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11" w:author="EPR_Consultant07" w:date="2014-03-19T12:32:00Z">
        <w:r w:rsidRPr="00E65BCC" w:rsidDel="00E65BCC">
          <w:rPr>
            <w:rStyle w:val="Lienhypertexte"/>
            <w:rPrChange w:id="112" w:author="EPR_Consultant07" w:date="2014-03-19T12:32:00Z">
              <w:rPr>
                <w:rStyle w:val="Lienhypertexte"/>
              </w:rPr>
            </w:rPrChange>
          </w:rPr>
          <w:delText>3.1.2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13" w:author="EPR_Consultant07" w:date="2014-03-19T12:32:00Z">
              <w:rPr>
                <w:rStyle w:val="Lienhypertexte"/>
              </w:rPr>
            </w:rPrChange>
          </w:rPr>
          <w:delText>Objectifs :</w:delText>
        </w:r>
        <w:r w:rsidDel="00E65BCC">
          <w:rPr>
            <w:webHidden/>
          </w:rPr>
          <w:tab/>
          <w:delText>5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14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15" w:author="EPR_Consultant07" w:date="2014-03-19T12:32:00Z">
        <w:r w:rsidRPr="00E65BCC" w:rsidDel="00E65BCC">
          <w:rPr>
            <w:rStyle w:val="Lienhypertexte"/>
            <w:rPrChange w:id="116" w:author="EPR_Consultant07" w:date="2014-03-19T12:32:00Z">
              <w:rPr>
                <w:rStyle w:val="Lienhypertexte"/>
              </w:rPr>
            </w:rPrChange>
          </w:rPr>
          <w:delText>3.1.3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17" w:author="EPR_Consultant07" w:date="2014-03-19T12:32:00Z">
              <w:rPr>
                <w:rStyle w:val="Lienhypertexte"/>
              </w:rPr>
            </w:rPrChange>
          </w:rPr>
          <w:delText>Utilisation :</w:delText>
        </w:r>
        <w:r w:rsidDel="00E65BCC">
          <w:rPr>
            <w:webHidden/>
          </w:rPr>
          <w:tab/>
          <w:delText>5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18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19" w:author="EPR_Consultant07" w:date="2014-03-19T12:32:00Z">
        <w:r w:rsidRPr="00E65BCC" w:rsidDel="00E65BCC">
          <w:rPr>
            <w:rStyle w:val="Lienhypertexte"/>
            <w:rPrChange w:id="120" w:author="EPR_Consultant07" w:date="2014-03-19T12:32:00Z">
              <w:rPr>
                <w:rStyle w:val="Lienhypertexte"/>
              </w:rPr>
            </w:rPrChange>
          </w:rPr>
          <w:delText>3.1.4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21" w:author="EPR_Consultant07" w:date="2014-03-19T12:32:00Z">
              <w:rPr>
                <w:rStyle w:val="Lienhypertexte"/>
              </w:rPr>
            </w:rPrChange>
          </w:rPr>
          <w:delText>Description de l’existant :</w:delText>
        </w:r>
        <w:r w:rsidDel="00E65BCC">
          <w:rPr>
            <w:webHidden/>
          </w:rPr>
          <w:tab/>
          <w:delText>5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22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23" w:author="EPR_Consultant07" w:date="2014-03-19T12:32:00Z">
        <w:r w:rsidRPr="00E65BCC" w:rsidDel="00E65BCC">
          <w:rPr>
            <w:rStyle w:val="Lienhypertexte"/>
            <w:rPrChange w:id="124" w:author="EPR_Consultant07" w:date="2014-03-19T12:32:00Z">
              <w:rPr>
                <w:rStyle w:val="Lienhypertexte"/>
              </w:rPr>
            </w:rPrChange>
          </w:rPr>
          <w:delText>3.1.5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25" w:author="EPR_Consultant07" w:date="2014-03-19T12:32:00Z">
              <w:rPr>
                <w:rStyle w:val="Lienhypertexte"/>
              </w:rPr>
            </w:rPrChange>
          </w:rPr>
          <w:delText>Critère d’acceptabilité du produit :</w:delText>
        </w:r>
        <w:r w:rsidDel="00E65BCC">
          <w:rPr>
            <w:webHidden/>
          </w:rPr>
          <w:tab/>
          <w:delText>5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26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27" w:author="EPR_Consultant07" w:date="2014-03-19T12:32:00Z">
        <w:r w:rsidRPr="00E65BCC" w:rsidDel="00E65BCC">
          <w:rPr>
            <w:rStyle w:val="Lienhypertexte"/>
            <w:rPrChange w:id="128" w:author="EPR_Consultant07" w:date="2014-03-19T12:32:00Z">
              <w:rPr>
                <w:rStyle w:val="Lienhypertexte"/>
              </w:rPr>
            </w:rPrChange>
          </w:rPr>
          <w:delText>3.1.6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29" w:author="EPR_Consultant07" w:date="2014-03-19T12:32:00Z">
              <w:rPr>
                <w:rStyle w:val="Lienhypertexte"/>
              </w:rPr>
            </w:rPrChange>
          </w:rPr>
          <w:delText>Organisation du projet :</w:delText>
        </w:r>
        <w:r w:rsidDel="00E65BCC">
          <w:rPr>
            <w:webHidden/>
          </w:rPr>
          <w:tab/>
          <w:delText>6</w:delText>
        </w:r>
      </w:del>
    </w:p>
    <w:p w:rsidR="007F6C89" w:rsidDel="00E65BCC" w:rsidRDefault="007F6C89">
      <w:pPr>
        <w:pStyle w:val="TM2"/>
        <w:tabs>
          <w:tab w:val="left" w:pos="800"/>
        </w:tabs>
        <w:rPr>
          <w:del w:id="130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del w:id="131" w:author="EPR_Consultant07" w:date="2014-03-19T12:32:00Z">
        <w:r w:rsidRPr="00E65BCC" w:rsidDel="00E65BCC">
          <w:rPr>
            <w:rStyle w:val="Lienhypertexte"/>
            <w:rPrChange w:id="132" w:author="EPR_Consultant07" w:date="2014-03-19T12:32:00Z">
              <w:rPr>
                <w:rStyle w:val="Lienhypertexte"/>
              </w:rPr>
            </w:rPrChange>
          </w:rPr>
          <w:delText>3.2</w:delText>
        </w:r>
        <w:r w:rsidDel="00E65BCC"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33" w:author="EPR_Consultant07" w:date="2014-03-19T12:32:00Z">
              <w:rPr>
                <w:rStyle w:val="Lienhypertexte"/>
              </w:rPr>
            </w:rPrChange>
          </w:rPr>
          <w:delText>Expression des besoins :</w:delText>
        </w:r>
        <w:r w:rsidDel="00E65BCC">
          <w:rPr>
            <w:webHidden/>
          </w:rPr>
          <w:tab/>
          <w:delText>6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34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35" w:author="EPR_Consultant07" w:date="2014-03-19T12:32:00Z">
        <w:r w:rsidRPr="00E65BCC" w:rsidDel="00E65BCC">
          <w:rPr>
            <w:rStyle w:val="Lienhypertexte"/>
            <w:rPrChange w:id="136" w:author="EPR_Consultant07" w:date="2014-03-19T12:32:00Z">
              <w:rPr>
                <w:rStyle w:val="Lienhypertexte"/>
              </w:rPr>
            </w:rPrChange>
          </w:rPr>
          <w:delText>3.2.1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37" w:author="EPR_Consultant07" w:date="2014-03-19T12:32:00Z">
              <w:rPr>
                <w:rStyle w:val="Lienhypertexte"/>
              </w:rPr>
            </w:rPrChange>
          </w:rPr>
          <w:delText>Les besoins fonctionnels :</w:delText>
        </w:r>
        <w:r w:rsidDel="00E65BCC">
          <w:rPr>
            <w:webHidden/>
          </w:rPr>
          <w:tab/>
          <w:delText>6</w:delText>
        </w:r>
      </w:del>
    </w:p>
    <w:p w:rsidR="007F6C89" w:rsidDel="00E65BCC" w:rsidRDefault="007F6C89">
      <w:pPr>
        <w:pStyle w:val="TM3"/>
        <w:rPr>
          <w:del w:id="138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39" w:author="EPR_Consultant07" w:date="2014-03-19T12:32:00Z">
        <w:r w:rsidDel="00E65BCC">
          <w:rPr>
            <w:webHidden/>
          </w:rPr>
          <w:tab/>
          <w:delText>7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40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41" w:author="EPR_Consultant07" w:date="2014-03-19T12:32:00Z">
        <w:r w:rsidRPr="00E65BCC" w:rsidDel="00E65BCC">
          <w:rPr>
            <w:rStyle w:val="Lienhypertexte"/>
            <w:rPrChange w:id="142" w:author="EPR_Consultant07" w:date="2014-03-19T12:32:00Z">
              <w:rPr>
                <w:rStyle w:val="Lienhypertexte"/>
              </w:rPr>
            </w:rPrChange>
          </w:rPr>
          <w:delText>3.2.2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43" w:author="EPR_Consultant07" w:date="2014-03-19T12:32:00Z">
              <w:rPr>
                <w:rStyle w:val="Lienhypertexte"/>
              </w:rPr>
            </w:rPrChange>
          </w:rPr>
          <w:delText>Les besoins non fonctionnels :</w:delText>
        </w:r>
        <w:r w:rsidDel="00E65BCC">
          <w:rPr>
            <w:webHidden/>
          </w:rPr>
          <w:tab/>
          <w:delText>8</w:delText>
        </w:r>
      </w:del>
    </w:p>
    <w:p w:rsidR="007F6C89" w:rsidDel="00E65BCC" w:rsidRDefault="007F6C89">
      <w:pPr>
        <w:pStyle w:val="TM2"/>
        <w:tabs>
          <w:tab w:val="left" w:pos="800"/>
        </w:tabs>
        <w:rPr>
          <w:del w:id="144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del w:id="145" w:author="EPR_Consultant07" w:date="2014-03-19T12:32:00Z">
        <w:r w:rsidRPr="00E65BCC" w:rsidDel="00E65BCC">
          <w:rPr>
            <w:rStyle w:val="Lienhypertexte"/>
            <w:rPrChange w:id="146" w:author="EPR_Consultant07" w:date="2014-03-19T12:32:00Z">
              <w:rPr>
                <w:rStyle w:val="Lienhypertexte"/>
              </w:rPr>
            </w:rPrChange>
          </w:rPr>
          <w:delText>3.3</w:delText>
        </w:r>
        <w:r w:rsidDel="00E65BCC"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47" w:author="EPR_Consultant07" w:date="2014-03-19T12:32:00Z">
              <w:rPr>
                <w:rStyle w:val="Lienhypertexte"/>
              </w:rPr>
            </w:rPrChange>
          </w:rPr>
          <w:delText>Les contraintes :</w:delText>
        </w:r>
        <w:r w:rsidDel="00E65BCC">
          <w:rPr>
            <w:webHidden/>
          </w:rPr>
          <w:tab/>
          <w:delText>8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48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49" w:author="EPR_Consultant07" w:date="2014-03-19T12:32:00Z">
        <w:r w:rsidRPr="00E65BCC" w:rsidDel="00E65BCC">
          <w:rPr>
            <w:rStyle w:val="Lienhypertexte"/>
            <w:rPrChange w:id="150" w:author="EPR_Consultant07" w:date="2014-03-19T12:32:00Z">
              <w:rPr>
                <w:rStyle w:val="Lienhypertexte"/>
              </w:rPr>
            </w:rPrChange>
          </w:rPr>
          <w:delText>3.3.1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51" w:author="EPR_Consultant07" w:date="2014-03-19T12:32:00Z">
              <w:rPr>
                <w:rStyle w:val="Lienhypertexte"/>
              </w:rPr>
            </w:rPrChange>
          </w:rPr>
          <w:delText>Coûts :</w:delText>
        </w:r>
        <w:r w:rsidDel="00E65BCC">
          <w:rPr>
            <w:webHidden/>
          </w:rPr>
          <w:tab/>
          <w:delText>8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52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53" w:author="EPR_Consultant07" w:date="2014-03-19T12:32:00Z">
        <w:r w:rsidRPr="00E65BCC" w:rsidDel="00E65BCC">
          <w:rPr>
            <w:rStyle w:val="Lienhypertexte"/>
            <w:rPrChange w:id="154" w:author="EPR_Consultant07" w:date="2014-03-19T12:32:00Z">
              <w:rPr>
                <w:rStyle w:val="Lienhypertexte"/>
              </w:rPr>
            </w:rPrChange>
          </w:rPr>
          <w:delText>3.3.2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55" w:author="EPR_Consultant07" w:date="2014-03-19T12:32:00Z">
              <w:rPr>
                <w:rStyle w:val="Lienhypertexte"/>
              </w:rPr>
            </w:rPrChange>
          </w:rPr>
          <w:delText>Délais :</w:delText>
        </w:r>
        <w:r w:rsidDel="00E65BCC">
          <w:rPr>
            <w:webHidden/>
          </w:rPr>
          <w:tab/>
          <w:delText>8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56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57" w:author="EPR_Consultant07" w:date="2014-03-19T12:32:00Z">
        <w:r w:rsidRPr="00E65BCC" w:rsidDel="00E65BCC">
          <w:rPr>
            <w:rStyle w:val="Lienhypertexte"/>
            <w:rPrChange w:id="158" w:author="EPR_Consultant07" w:date="2014-03-19T12:32:00Z">
              <w:rPr>
                <w:rStyle w:val="Lienhypertexte"/>
              </w:rPr>
            </w:rPrChange>
          </w:rPr>
          <w:delText>3.3.3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59" w:author="EPR_Consultant07" w:date="2014-03-19T12:32:00Z">
              <w:rPr>
                <w:rStyle w:val="Lienhypertexte"/>
              </w:rPr>
            </w:rPrChange>
          </w:rPr>
          <w:delText>Autres contraintes :</w:delText>
        </w:r>
        <w:r w:rsidDel="00E65BCC">
          <w:rPr>
            <w:webHidden/>
          </w:rPr>
          <w:tab/>
          <w:delText>8</w:delText>
        </w:r>
      </w:del>
    </w:p>
    <w:p w:rsidR="007F6C89" w:rsidDel="00E65BCC" w:rsidRDefault="007F6C89">
      <w:pPr>
        <w:pStyle w:val="TM2"/>
        <w:tabs>
          <w:tab w:val="left" w:pos="800"/>
        </w:tabs>
        <w:rPr>
          <w:del w:id="160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del w:id="161" w:author="EPR_Consultant07" w:date="2014-03-19T12:32:00Z">
        <w:r w:rsidRPr="00E65BCC" w:rsidDel="00E65BCC">
          <w:rPr>
            <w:rStyle w:val="Lienhypertexte"/>
            <w:rPrChange w:id="162" w:author="EPR_Consultant07" w:date="2014-03-19T12:32:00Z">
              <w:rPr>
                <w:rStyle w:val="Lienhypertexte"/>
              </w:rPr>
            </w:rPrChange>
          </w:rPr>
          <w:delText>3.4</w:delText>
        </w:r>
        <w:r w:rsidDel="00E65BCC"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63" w:author="EPR_Consultant07" w:date="2014-03-19T12:32:00Z">
              <w:rPr>
                <w:rStyle w:val="Lienhypertexte"/>
              </w:rPr>
            </w:rPrChange>
          </w:rPr>
          <w:delText>Environnement :</w:delText>
        </w:r>
        <w:r w:rsidDel="00E65BCC">
          <w:rPr>
            <w:webHidden/>
          </w:rPr>
          <w:tab/>
          <w:delText>8</w:delText>
        </w:r>
      </w:del>
    </w:p>
    <w:p w:rsidR="007F6C89" w:rsidDel="00E65BCC" w:rsidRDefault="007F6C89">
      <w:pPr>
        <w:pStyle w:val="TM2"/>
        <w:tabs>
          <w:tab w:val="left" w:pos="800"/>
        </w:tabs>
        <w:rPr>
          <w:del w:id="164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del w:id="165" w:author="EPR_Consultant07" w:date="2014-03-19T12:32:00Z">
        <w:r w:rsidRPr="00E65BCC" w:rsidDel="00E65BCC">
          <w:rPr>
            <w:rStyle w:val="Lienhypertexte"/>
            <w:rPrChange w:id="166" w:author="EPR_Consultant07" w:date="2014-03-19T12:32:00Z">
              <w:rPr>
                <w:rStyle w:val="Lienhypertexte"/>
              </w:rPr>
            </w:rPrChange>
          </w:rPr>
          <w:delText>3.5</w:delText>
        </w:r>
        <w:r w:rsidDel="00E65BCC"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67" w:author="EPR_Consultant07" w:date="2014-03-19T12:32:00Z">
              <w:rPr>
                <w:rStyle w:val="Lienhypertexte"/>
              </w:rPr>
            </w:rPrChange>
          </w:rPr>
          <w:delText>Déroulement du projet :</w:delText>
        </w:r>
        <w:r w:rsidDel="00E65BCC">
          <w:rPr>
            <w:webHidden/>
          </w:rPr>
          <w:tab/>
          <w:delText>9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68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69" w:author="EPR_Consultant07" w:date="2014-03-19T12:32:00Z">
        <w:r w:rsidRPr="00E65BCC" w:rsidDel="00E65BCC">
          <w:rPr>
            <w:rStyle w:val="Lienhypertexte"/>
            <w:rPrChange w:id="170" w:author="EPR_Consultant07" w:date="2014-03-19T12:32:00Z">
              <w:rPr>
                <w:rStyle w:val="Lienhypertexte"/>
              </w:rPr>
            </w:rPrChange>
          </w:rPr>
          <w:delText>3.5.1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71" w:author="EPR_Consultant07" w:date="2014-03-19T12:32:00Z">
              <w:rPr>
                <w:rStyle w:val="Lienhypertexte"/>
              </w:rPr>
            </w:rPrChange>
          </w:rPr>
          <w:delText>Planification :</w:delText>
        </w:r>
        <w:r w:rsidDel="00E65BCC">
          <w:rPr>
            <w:webHidden/>
          </w:rPr>
          <w:tab/>
          <w:delText>9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72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73" w:author="EPR_Consultant07" w:date="2014-03-19T12:32:00Z">
        <w:r w:rsidRPr="00E65BCC" w:rsidDel="00E65BCC">
          <w:rPr>
            <w:rStyle w:val="Lienhypertexte"/>
            <w:rPrChange w:id="174" w:author="EPR_Consultant07" w:date="2014-03-19T12:32:00Z">
              <w:rPr>
                <w:rStyle w:val="Lienhypertexte"/>
              </w:rPr>
            </w:rPrChange>
          </w:rPr>
          <w:delText>3.5.2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75" w:author="EPR_Consultant07" w:date="2014-03-19T12:32:00Z">
              <w:rPr>
                <w:rStyle w:val="Lienhypertexte"/>
              </w:rPr>
            </w:rPrChange>
          </w:rPr>
          <w:delText>Plan d’assurance qualité :</w:delText>
        </w:r>
        <w:r w:rsidDel="00E65BCC">
          <w:rPr>
            <w:webHidden/>
          </w:rPr>
          <w:tab/>
          <w:delText>9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76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77" w:author="EPR_Consultant07" w:date="2014-03-19T12:32:00Z">
        <w:r w:rsidRPr="00E65BCC" w:rsidDel="00E65BCC">
          <w:rPr>
            <w:rStyle w:val="Lienhypertexte"/>
            <w:rPrChange w:id="178" w:author="EPR_Consultant07" w:date="2014-03-19T12:32:00Z">
              <w:rPr>
                <w:rStyle w:val="Lienhypertexte"/>
              </w:rPr>
            </w:rPrChange>
          </w:rPr>
          <w:delText>3.5.3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79" w:author="EPR_Consultant07" w:date="2014-03-19T12:32:00Z">
              <w:rPr>
                <w:rStyle w:val="Lienhypertexte"/>
              </w:rPr>
            </w:rPrChange>
          </w:rPr>
          <w:delText>Documentation :</w:delText>
        </w:r>
        <w:r w:rsidDel="00E65BCC">
          <w:rPr>
            <w:webHidden/>
          </w:rPr>
          <w:tab/>
          <w:delText>9</w:delText>
        </w:r>
      </w:del>
    </w:p>
    <w:p w:rsidR="007F6C89" w:rsidDel="00E65BCC" w:rsidRDefault="007F6C89">
      <w:pPr>
        <w:pStyle w:val="TM2"/>
        <w:tabs>
          <w:tab w:val="left" w:pos="800"/>
        </w:tabs>
        <w:rPr>
          <w:del w:id="180" w:author="EPR_Consultant07" w:date="2014-03-19T12:32:00Z"/>
          <w:rFonts w:asciiTheme="minorHAnsi" w:eastAsiaTheme="minorEastAsia" w:hAnsiTheme="minorHAnsi" w:cstheme="minorBidi"/>
          <w:b w:val="0"/>
          <w:w w:val="100"/>
          <w:sz w:val="22"/>
          <w:szCs w:val="22"/>
          <w:lang w:eastAsia="fr-FR" w:bidi="ar-SA"/>
        </w:rPr>
      </w:pPr>
      <w:del w:id="181" w:author="EPR_Consultant07" w:date="2014-03-19T12:32:00Z">
        <w:r w:rsidRPr="00E65BCC" w:rsidDel="00E65BCC">
          <w:rPr>
            <w:rStyle w:val="Lienhypertexte"/>
            <w:rPrChange w:id="182" w:author="EPR_Consultant07" w:date="2014-03-19T12:32:00Z">
              <w:rPr>
                <w:rStyle w:val="Lienhypertexte"/>
              </w:rPr>
            </w:rPrChange>
          </w:rPr>
          <w:delText>3.6</w:delText>
        </w:r>
        <w:r w:rsidDel="00E65BCC">
          <w:rPr>
            <w:rFonts w:asciiTheme="minorHAnsi" w:eastAsiaTheme="minorEastAsia" w:hAnsiTheme="minorHAnsi" w:cstheme="minorBidi"/>
            <w:b w:val="0"/>
            <w:w w:val="10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83" w:author="EPR_Consultant07" w:date="2014-03-19T12:32:00Z">
              <w:rPr>
                <w:rStyle w:val="Lienhypertexte"/>
              </w:rPr>
            </w:rPrChange>
          </w:rPr>
          <w:delText>Responsabilités :</w:delText>
        </w:r>
        <w:r w:rsidDel="00E65BCC">
          <w:rPr>
            <w:webHidden/>
          </w:rPr>
          <w:tab/>
          <w:delText>9</w:delText>
        </w:r>
      </w:del>
    </w:p>
    <w:p w:rsidR="007F6C89" w:rsidDel="00E65BCC" w:rsidRDefault="007F6C89">
      <w:pPr>
        <w:pStyle w:val="TM3"/>
        <w:tabs>
          <w:tab w:val="left" w:pos="1320"/>
        </w:tabs>
        <w:rPr>
          <w:del w:id="184" w:author="EPR_Consultant07" w:date="2014-03-19T12:32:00Z"/>
          <w:rFonts w:asciiTheme="minorHAnsi" w:eastAsiaTheme="minorEastAsia" w:hAnsiTheme="minorHAnsi" w:cstheme="minorBidi"/>
          <w:b w:val="0"/>
          <w:sz w:val="22"/>
          <w:szCs w:val="22"/>
          <w:lang w:eastAsia="fr-FR" w:bidi="ar-SA"/>
        </w:rPr>
      </w:pPr>
      <w:del w:id="185" w:author="EPR_Consultant07" w:date="2014-03-19T12:32:00Z">
        <w:r w:rsidRPr="00E65BCC" w:rsidDel="00E65BCC">
          <w:rPr>
            <w:rStyle w:val="Lienhypertexte"/>
            <w:rPrChange w:id="186" w:author="EPR_Consultant07" w:date="2014-03-19T12:32:00Z">
              <w:rPr>
                <w:rStyle w:val="Lienhypertexte"/>
              </w:rPr>
            </w:rPrChange>
          </w:rPr>
          <w:delText>3.6.1</w:delText>
        </w:r>
        <w:r w:rsidDel="00E65BCC">
          <w:rPr>
            <w:rFonts w:asciiTheme="minorHAnsi" w:eastAsiaTheme="minorEastAsia" w:hAnsiTheme="minorHAnsi" w:cstheme="minorBidi"/>
            <w:b w:val="0"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rPrChange w:id="187" w:author="EPR_Consultant07" w:date="2014-03-19T12:32:00Z">
              <w:rPr>
                <w:rStyle w:val="Lienhypertexte"/>
              </w:rPr>
            </w:rPrChange>
          </w:rPr>
          <w:delText>Maitrise d’ouvrage :</w:delText>
        </w:r>
        <w:r w:rsidDel="00E65BCC">
          <w:rPr>
            <w:webHidden/>
          </w:rPr>
          <w:tab/>
          <w:delText>9</w:delText>
        </w:r>
      </w:del>
    </w:p>
    <w:p w:rsidR="007F6C89" w:rsidDel="00E65BCC" w:rsidRDefault="007F6C89">
      <w:pPr>
        <w:pStyle w:val="TM1"/>
        <w:rPr>
          <w:del w:id="188" w:author="EPR_Consultant07" w:date="2014-03-19T12:32:00Z"/>
          <w:rFonts w:asciiTheme="minorHAnsi" w:eastAsiaTheme="minorEastAsia" w:hAnsiTheme="minorHAnsi" w:cstheme="minorBidi"/>
          <w:noProof/>
          <w:sz w:val="22"/>
          <w:szCs w:val="22"/>
          <w:lang w:eastAsia="fr-FR" w:bidi="ar-SA"/>
        </w:rPr>
      </w:pPr>
      <w:del w:id="189" w:author="EPR_Consultant07" w:date="2014-03-19T12:32:00Z">
        <w:r w:rsidRPr="00E65BCC" w:rsidDel="00E65BCC">
          <w:rPr>
            <w:rStyle w:val="Lienhypertexte"/>
            <w:noProof/>
            <w:rPrChange w:id="190" w:author="EPR_Consultant07" w:date="2014-03-19T12:32:00Z">
              <w:rPr>
                <w:rStyle w:val="Lienhypertexte"/>
                <w:noProof/>
              </w:rPr>
            </w:rPrChange>
          </w:rPr>
          <w:delText>4</w:delText>
        </w:r>
        <w:r w:rsidDel="00E65BCC">
          <w:rPr>
            <w:rFonts w:asciiTheme="minorHAnsi" w:eastAsiaTheme="minorEastAsia" w:hAnsiTheme="minorHAnsi" w:cstheme="minorBidi"/>
            <w:noProof/>
            <w:sz w:val="22"/>
            <w:szCs w:val="22"/>
            <w:lang w:eastAsia="fr-FR" w:bidi="ar-SA"/>
          </w:rPr>
          <w:tab/>
        </w:r>
        <w:r w:rsidRPr="00E65BCC" w:rsidDel="00E65BCC">
          <w:rPr>
            <w:rStyle w:val="Lienhypertexte"/>
            <w:noProof/>
            <w:rPrChange w:id="191" w:author="EPR_Consultant07" w:date="2014-03-19T12:32:00Z">
              <w:rPr>
                <w:rStyle w:val="Lienhypertexte"/>
                <w:noProof/>
              </w:rPr>
            </w:rPrChange>
          </w:rPr>
          <w:delText>Acronymes:</w:delText>
        </w:r>
        <w:r w:rsidDel="00E65BCC">
          <w:rPr>
            <w:noProof/>
            <w:webHidden/>
          </w:rPr>
          <w:tab/>
          <w:delText>10</w:delText>
        </w:r>
      </w:del>
    </w:p>
    <w:p w:rsidR="00697AA0" w:rsidRPr="00392240" w:rsidRDefault="00697AA0" w:rsidP="00144061">
      <w:r w:rsidRPr="00392240">
        <w:fldChar w:fldCharType="end"/>
      </w:r>
    </w:p>
    <w:p w:rsidR="0019754F" w:rsidRPr="00392240" w:rsidRDefault="0019754F" w:rsidP="00144061"/>
    <w:p w:rsidR="0019754F" w:rsidRPr="00392240" w:rsidRDefault="0019754F" w:rsidP="00144061"/>
    <w:p w:rsidR="0019754F" w:rsidRPr="00392240" w:rsidRDefault="0019754F" w:rsidP="00144061"/>
    <w:p w:rsidR="0019754F" w:rsidRPr="00392240" w:rsidRDefault="0019754F" w:rsidP="00144061"/>
    <w:p w:rsidR="0019754F" w:rsidRPr="00392240" w:rsidRDefault="0019754F" w:rsidP="00144061"/>
    <w:p w:rsidR="0019754F" w:rsidRPr="00392240" w:rsidRDefault="0019754F" w:rsidP="00144061"/>
    <w:p w:rsidR="00C14167" w:rsidRPr="00392240" w:rsidRDefault="0019754F" w:rsidP="00EB2A11">
      <w:pPr>
        <w:pStyle w:val="Titre1"/>
      </w:pPr>
      <w:r w:rsidRPr="00392240">
        <w:br w:type="page"/>
      </w:r>
      <w:bookmarkStart w:id="192" w:name="_Toc243815829"/>
      <w:bookmarkStart w:id="193" w:name="_Toc265504800"/>
      <w:bookmarkStart w:id="194" w:name="_Toc382995671"/>
      <w:r w:rsidR="00C14167" w:rsidRPr="00392240">
        <w:lastRenderedPageBreak/>
        <w:t>Introduction</w:t>
      </w:r>
      <w:bookmarkEnd w:id="194"/>
    </w:p>
    <w:bookmarkEnd w:id="192"/>
    <w:bookmarkEnd w:id="193"/>
    <w:p w:rsidR="007F764F" w:rsidRPr="00392240" w:rsidRDefault="00144061" w:rsidP="00EB2A11">
      <w:pPr>
        <w:jc w:val="left"/>
      </w:pPr>
      <w:r w:rsidRPr="00392240">
        <w:t>Le but de ce document est de</w:t>
      </w:r>
      <w:r w:rsidR="00EB2A11" w:rsidRPr="00392240">
        <w:t xml:space="preserve"> définir un cahier des charges fonctionnel clair afin d’optimiser la rédaction d’une  analyse fonctionnelle du besoin </w:t>
      </w:r>
      <w:r w:rsidRPr="00392240">
        <w:t xml:space="preserve"> du système.</w:t>
      </w:r>
    </w:p>
    <w:p w:rsidR="009C6C1E" w:rsidRPr="00392240" w:rsidRDefault="009C6C1E" w:rsidP="00144061"/>
    <w:p w:rsidR="00C14167" w:rsidRPr="00392240" w:rsidRDefault="00C14167" w:rsidP="00144061"/>
    <w:p w:rsidR="00C14167" w:rsidRPr="00392240" w:rsidRDefault="00144061" w:rsidP="00EB2A11">
      <w:pPr>
        <w:pStyle w:val="Titre1"/>
      </w:pPr>
      <w:bookmarkStart w:id="195" w:name="_Toc382995672"/>
      <w:r w:rsidRPr="00392240">
        <w:t>Analyse du besoin</w:t>
      </w:r>
      <w:bookmarkEnd w:id="195"/>
    </w:p>
    <w:p w:rsidR="00C14167" w:rsidRPr="00392240" w:rsidRDefault="00A8098D" w:rsidP="00144061">
      <w:pPr>
        <w:rPr>
          <w:iCs/>
        </w:rPr>
      </w:pPr>
      <w:r w:rsidRPr="00392240">
        <w:rPr>
          <w:iCs/>
        </w:rPr>
        <w:t>L’analyse du besoin doit répondre à trois questions importantes :</w:t>
      </w:r>
    </w:p>
    <w:p w:rsidR="00A8098D" w:rsidRPr="00392240" w:rsidRDefault="00A8098D" w:rsidP="00A8098D">
      <w:pPr>
        <w:numPr>
          <w:ilvl w:val="0"/>
          <w:numId w:val="24"/>
        </w:numPr>
        <w:rPr>
          <w:iCs/>
        </w:rPr>
      </w:pPr>
      <w:r w:rsidRPr="00392240">
        <w:rPr>
          <w:iCs/>
        </w:rPr>
        <w:t>A qui le produit rend-il service ?</w:t>
      </w:r>
    </w:p>
    <w:p w:rsidR="00A8098D" w:rsidRPr="00392240" w:rsidRDefault="00A8098D" w:rsidP="00A8098D">
      <w:pPr>
        <w:numPr>
          <w:ilvl w:val="0"/>
          <w:numId w:val="24"/>
        </w:numPr>
        <w:rPr>
          <w:iCs/>
        </w:rPr>
      </w:pPr>
      <w:r w:rsidRPr="00392240">
        <w:rPr>
          <w:iCs/>
        </w:rPr>
        <w:t>Sur quoi le produit agit-il ?</w:t>
      </w:r>
    </w:p>
    <w:p w:rsidR="00A8098D" w:rsidRPr="00392240" w:rsidRDefault="00A8098D" w:rsidP="00A8098D">
      <w:pPr>
        <w:numPr>
          <w:ilvl w:val="0"/>
          <w:numId w:val="24"/>
        </w:numPr>
        <w:rPr>
          <w:iCs/>
        </w:rPr>
      </w:pPr>
      <w:r w:rsidRPr="00392240">
        <w:rPr>
          <w:iCs/>
        </w:rPr>
        <w:t>Dans quel but ?</w:t>
      </w:r>
    </w:p>
    <w:p w:rsidR="00A8098D" w:rsidRPr="00392240" w:rsidRDefault="00A8098D" w:rsidP="00A8098D">
      <w:pPr>
        <w:rPr>
          <w:iCs/>
        </w:rPr>
      </w:pPr>
    </w:p>
    <w:p w:rsidR="00A8098D" w:rsidRPr="00392240" w:rsidRDefault="00A64D5F" w:rsidP="00A8098D">
      <w:pPr>
        <w:rPr>
          <w:iCs/>
        </w:rPr>
      </w:pPr>
      <w:r w:rsidRPr="00392240">
        <w:rPr>
          <w:iCs/>
          <w:noProof/>
          <w:lang w:eastAsia="fr-FR" w:bidi="ar-SA"/>
        </w:rPr>
        <mc:AlternateContent>
          <mc:Choice Requires="wpc">
            <w:drawing>
              <wp:inline distT="0" distB="0" distL="0" distR="0" wp14:anchorId="1A69E951" wp14:editId="6C2892D4">
                <wp:extent cx="6369050" cy="4857750"/>
                <wp:effectExtent l="0" t="0" r="0" b="0"/>
                <wp:docPr id="3084" name="Zone de dessin 30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208" name="Group 3069"/>
                        <wpg:cNvGrpSpPr>
                          <a:grpSpLocks/>
                        </wpg:cNvGrpSpPr>
                        <wpg:grpSpPr bwMode="auto">
                          <a:xfrm>
                            <a:off x="0" y="318936"/>
                            <a:ext cx="6210687" cy="4538039"/>
                            <a:chOff x="657" y="754"/>
                            <a:chExt cx="4492" cy="3282"/>
                          </a:xfrm>
                        </wpg:grpSpPr>
                        <wps:wsp>
                          <wps:cNvPr id="2209" name="Oval 30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" y="799"/>
                              <a:ext cx="1815" cy="1089"/>
                            </a:xfrm>
                            <a:prstGeom prst="ellipse">
                              <a:avLst/>
                            </a:prstGeom>
                            <a:solidFill>
                              <a:srgbClr val="BBE0E3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210" name="Oval 30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98" y="754"/>
                              <a:ext cx="1951" cy="1089"/>
                            </a:xfrm>
                            <a:prstGeom prst="ellipse">
                              <a:avLst/>
                            </a:prstGeom>
                            <a:solidFill>
                              <a:srgbClr val="BBE0E3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211" name="Oval 307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5" y="2205"/>
                              <a:ext cx="1679" cy="998"/>
                            </a:xfrm>
                            <a:prstGeom prst="ellipse">
                              <a:avLst/>
                            </a:prstGeom>
                            <a:solidFill>
                              <a:srgbClr val="BBE0E3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212" name="AutoShape 3073"/>
                          <wps:cNvCnPr>
                            <a:cxnSpLocks noChangeShapeType="1"/>
                            <a:stCxn id="2209" idx="4"/>
                            <a:endCxn id="2210" idx="4"/>
                          </wps:cNvCnPr>
                          <wps:spPr bwMode="auto">
                            <a:xfrm rot="5400000" flipH="1" flipV="1">
                              <a:off x="2847" y="561"/>
                              <a:ext cx="45" cy="2609"/>
                            </a:xfrm>
                            <a:prstGeom prst="curvedConnector3">
                              <a:avLst>
                                <a:gd name="adj1" fmla="val -920000"/>
                              </a:avLst>
                            </a:prstGeom>
                            <a:noFill/>
                            <a:ln w="1905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3" name="AutoShape 3074"/>
                          <wps:cNvSpPr>
                            <a:spLocks noChangeArrowheads="1"/>
                          </wps:cNvSpPr>
                          <wps:spPr bwMode="auto">
                            <a:xfrm>
                              <a:off x="793" y="3385"/>
                              <a:ext cx="4355" cy="58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99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214" name="Freeform 3075"/>
                          <wps:cNvSpPr>
                            <a:spLocks/>
                          </wps:cNvSpPr>
                          <wps:spPr bwMode="auto">
                            <a:xfrm>
                              <a:off x="3923" y="2069"/>
                              <a:ext cx="454" cy="1316"/>
                            </a:xfrm>
                            <a:custGeom>
                              <a:avLst/>
                              <a:gdLst>
                                <a:gd name="T0" fmla="*/ 45 w 363"/>
                                <a:gd name="T1" fmla="*/ 0 h 1270"/>
                                <a:gd name="T2" fmla="*/ 272 w 363"/>
                                <a:gd name="T3" fmla="*/ 272 h 1270"/>
                                <a:gd name="T4" fmla="*/ 318 w 363"/>
                                <a:gd name="T5" fmla="*/ 771 h 1270"/>
                                <a:gd name="T6" fmla="*/ 0 w 363"/>
                                <a:gd name="T7" fmla="*/ 1270 h 1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63" h="1270">
                                  <a:moveTo>
                                    <a:pt x="45" y="0"/>
                                  </a:moveTo>
                                  <a:cubicBezTo>
                                    <a:pt x="136" y="72"/>
                                    <a:pt x="227" y="144"/>
                                    <a:pt x="272" y="272"/>
                                  </a:cubicBezTo>
                                  <a:cubicBezTo>
                                    <a:pt x="317" y="400"/>
                                    <a:pt x="363" y="605"/>
                                    <a:pt x="318" y="771"/>
                                  </a:cubicBezTo>
                                  <a:cubicBezTo>
                                    <a:pt x="273" y="937"/>
                                    <a:pt x="136" y="1103"/>
                                    <a:pt x="0" y="127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808080"/>
                              </a:solidFill>
                              <a:round/>
                              <a:headEnd/>
                              <a:tailEnd type="arrow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5" name="Text Box 30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6" y="2323"/>
                              <a:ext cx="1965" cy="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6C89" w:rsidRPr="00D913AC" w:rsidRDefault="007F6C89" w:rsidP="00CA11C8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 w:rsidRPr="00D913AC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>Produit:</w:t>
                                </w:r>
                              </w:p>
                              <w:p w:rsidR="007F6C89" w:rsidRPr="00D913AC" w:rsidRDefault="007F6C89" w:rsidP="00CA11C8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 w:rsidRPr="00D913AC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Pilotage </w:t>
                                </w: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>et/ou</w:t>
                                </w:r>
                                <w:r w:rsidRPr="00D913AC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accès multi-support de services </w:t>
                                </w:r>
                                <w:proofErr w:type="spellStart"/>
                                <w:r w:rsidRPr="00D913AC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>infotaintment</w:t>
                                </w:r>
                                <w:proofErr w:type="spellEnd"/>
                                <w:r w:rsidRPr="00D913AC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automobile </w:t>
                                </w:r>
                              </w:p>
                            </w:txbxContent>
                          </wps:txbx>
                          <wps:bodyPr rot="0" vert="horz" wrap="square" lIns="79553" tIns="39776" rIns="79553" bIns="39776" anchor="t" anchorCtr="0" upright="1">
                            <a:noAutofit/>
                          </wps:bodyPr>
                        </wps:wsp>
                        <wps:wsp>
                          <wps:cNvPr id="2216" name="Text Box 30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8" y="1179"/>
                              <a:ext cx="1407" cy="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6C89" w:rsidRPr="00BD4E79" w:rsidRDefault="007F6C89" w:rsidP="00CA11C8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sz w:val="31"/>
                                    <w:szCs w:val="31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31"/>
                                    <w:szCs w:val="31"/>
                                  </w:rPr>
                                  <w:t xml:space="preserve">Conducteur, Passager, </w:t>
                                </w:r>
                              </w:p>
                            </w:txbxContent>
                          </wps:txbx>
                          <wps:bodyPr rot="0" vert="horz" wrap="square" lIns="79553" tIns="39776" rIns="79553" bIns="39776" anchor="t" anchorCtr="0" upright="1">
                            <a:noAutofit/>
                          </wps:bodyPr>
                        </wps:wsp>
                        <wps:wsp>
                          <wps:cNvPr id="2217" name="Text Box 30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1" y="1055"/>
                              <a:ext cx="1634" cy="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6C89" w:rsidRPr="00CA11C8" w:rsidRDefault="007F6C89" w:rsidP="0017469D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sz w:val="31"/>
                                    <w:szCs w:val="31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31"/>
                                    <w:szCs w:val="31"/>
                                  </w:rPr>
                                  <w:t>IHM riche pour différentes cibles matérielles</w:t>
                                </w:r>
                              </w:p>
                            </w:txbxContent>
                          </wps:txbx>
                          <wps:bodyPr rot="0" vert="horz" wrap="square" lIns="79553" tIns="39776" rIns="79553" bIns="39776" anchor="t" anchorCtr="0" upright="1">
                            <a:noAutofit/>
                          </wps:bodyPr>
                        </wps:wsp>
                        <wps:wsp>
                          <wps:cNvPr id="2218" name="Text Box 30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" y="3479"/>
                              <a:ext cx="4082" cy="5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BBE0E3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6C89" w:rsidRPr="00E91F6E" w:rsidRDefault="007F6C89" w:rsidP="00E91F6E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 w:rsidRPr="00E91F6E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>Besoin: Accéder à une IHM commune s’adaptant à différents supports de visualisation (loca</w:t>
                                </w: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ux </w:t>
                                </w:r>
                                <w:r w:rsidRPr="00E91F6E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et déportés)  pour système </w:t>
                                </w: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>embarqué</w:t>
                                </w:r>
                                <w:r w:rsidRPr="00E91F6E">
                                  <w:rPr>
                                    <w:rFonts w:ascii="Arial" w:hAnsi="Arial" w:cs="Arial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automobile</w:t>
                                </w:r>
                              </w:p>
                            </w:txbxContent>
                          </wps:txbx>
                          <wps:bodyPr rot="0" vert="horz" wrap="square" lIns="79553" tIns="39776" rIns="79553" bIns="39776" anchor="t" anchorCtr="0" upright="1">
                            <a:noAutofit/>
                          </wps:bodyPr>
                        </wps:wsp>
                      </wpg:wgp>
                      <wps:wsp>
                        <wps:cNvPr id="2219" name="Text Box 308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7699"/>
                            <a:ext cx="1191851" cy="31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6C89" w:rsidRPr="00536EE4" w:rsidRDefault="007F6C89" w:rsidP="00CA11C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</w:pPr>
                              <w:r w:rsidRPr="00536EE4"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  <w:t>A qui … ?</w:t>
                              </w:r>
                            </w:p>
                          </w:txbxContent>
                        </wps:txbx>
                        <wps:bodyPr rot="0" vert="horz" wrap="square" lIns="79553" tIns="39776" rIns="79553" bIns="39776" anchor="t" anchorCtr="0" upright="1">
                          <a:noAutofit/>
                        </wps:bodyPr>
                      </wps:wsp>
                      <wps:wsp>
                        <wps:cNvPr id="2220" name="Text Box 3081"/>
                        <wps:cNvSpPr txBox="1">
                          <a:spLocks noChangeArrowheads="1"/>
                        </wps:cNvSpPr>
                        <wps:spPr bwMode="auto">
                          <a:xfrm>
                            <a:off x="3701644" y="0"/>
                            <a:ext cx="1379485" cy="318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6C89" w:rsidRPr="00536EE4" w:rsidRDefault="007F6C89" w:rsidP="00CA11C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</w:pPr>
                              <w:r w:rsidRPr="00536EE4"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  <w:t>Sur quoi … ?</w:t>
                              </w:r>
                            </w:p>
                          </w:txbxContent>
                        </wps:txbx>
                        <wps:bodyPr rot="0" vert="horz" wrap="square" lIns="79553" tIns="39776" rIns="79553" bIns="39776" anchor="t" anchorCtr="0" upright="1">
                          <a:noAutofit/>
                        </wps:bodyPr>
                      </wps:wsp>
                      <wps:wsp>
                        <wps:cNvPr id="2221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314475" y="3517318"/>
                            <a:ext cx="2006934" cy="318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F6C89" w:rsidRPr="00536EE4" w:rsidRDefault="007F6C89" w:rsidP="00CA11C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</w:pPr>
                              <w:r w:rsidRPr="00536EE4"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  <w:t>Pour</w:t>
                              </w:r>
                              <w:r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36EE4">
                                <w:rPr>
                                  <w:rFonts w:ascii="Arial" w:hAnsi="Arial" w:cs="Arial"/>
                                  <w:color w:val="808080"/>
                                  <w:sz w:val="31"/>
                                  <w:szCs w:val="31"/>
                                </w:rPr>
                                <w:t>quoi faire … ?</w:t>
                              </w:r>
                            </w:p>
                          </w:txbxContent>
                        </wps:txbx>
                        <wps:bodyPr rot="0" vert="horz" wrap="square" lIns="79553" tIns="39776" rIns="79553" bIns="39776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Zone de dessin 3084" o:spid="_x0000_s1026" editas="canvas" style="width:501.5pt;height:382.5pt;mso-position-horizontal-relative:char;mso-position-vertical-relative:line" coordsize="63690,48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J/cwQgAAHs3AAAOAAAAZHJzL2Uyb0RvYy54bWzsW21v28gR/l7g/gPBjwco4vKdQpSDJUtp&#10;gbR3aNz2M0VSEluKVEnKUq7of+8zs0uKtOU4F591DY42YJPa4XB3dvaZZ2ZXb3847TLtPimrtMin&#10;unhj6FqSR0Wc5pup/re75cjXtaoO8zjMijyZ6p+SSv/h3Xd/eHvcTxKz2BZZnJQalOTV5Lif6tu6&#10;3k/G4yraJruwelPskxyN66LchTVuy804LsMjtO+ysWkY7vhYlPG+LKKkqvDprWzU37H+9TqJ6h/X&#10;6yqptWyqo281/y3574r+jt+9DSebMtxv00h1I/yKXuzCNMdLW1W3YR1qhzJ9pGqXRmVRFev6TVTs&#10;xsV6nUYJjwGjEcaD0czD/D6seDARrNN0EFe/ot7VhvqdF8s0y2CNMbRP6DP6f8T8JNSc5X0h+QnL&#10;KpnjfjM5bvbtVGL6H8zlLxr6+7I47Hnkm0n0l/ufSi2Np7ppGvCnPNzBk1hCsww3oEmk10Pufbn/&#10;uP+plDOByw9F9K9KjqrfTvIbKaytjn8uYmgMD3XBk3halztSgenRTuwrn6a6JfzAcqXDJKdai9Di&#10;msJwfU/XIgjYjuUbFvcmnERb+B097DpoRqvn2PLZaLtQT9t2YMpHLdM3qXUcTuS7Ydm2fzQ4LI7q&#10;bNvqZbb9uA33Cdu26ts2aGz7432YwbQerw96O0zb2LWSRtXyYr4N801yU5bFcZuEMXoleBC9B+im&#10;wpQ8a+XWUIEyYWNk4QtHmkkYPre1Zgon+7Kq3yfFTqOLqZ5kWbqvaHDhJLz/UNXSqI0UfVwVWRqT&#10;s/NNuVnNs1LDeKf6bLYwFpaah55YlmvHqR44psOae21VV4XBP5dUwJ/zGL0JJ2SrhbquwzST1xgT&#10;LTJMvLSXnPVVEX+C7cpCAheAFhfbovxZ144Arale/fsQlomuZX/KYf9A2DahHN/Yjmfipuy2rLot&#10;YR5B1VSP6lLX5M28lth42JfpZot3CR5wXtxgbaxTNif1UPZLdReueTUfFRiRXP+Nj7LP9VwOc/xK&#10;PmqJAPjTXc2tkwaOGJyUsXJwUgFX6Dspo/uVnNQ0beAlnBTR0iEoCietl7oeMJ6CVQBH7gacAUl/&#10;d0gK7iGdlLCdOQGFfI5/ylPnuaRS0SlXVKqN+ix/92kP2sQADMyt56e8YWnwsjQG+1GcJ8njcyNB&#10;+LmRAx7ohXwXvfhptiDjoGPLIKutEev/SO/nq783wUqxNtO3JfNyXNXDZhXQ8qA1YLrGM3QiOpT3&#10;STwv8hyJRFFaZ15Bq2oTKwOG8T+pE7sMqQMxp1GA1MRg8oSwzjyEuV2XhrSEm+I+sQsRGI7xDL3w&#10;Dfp9Ab1gKAAtakCBU5T/BEaw8Be+PbJNdzGyjdvb0c1ybo/cpfCcW+t2Pr8V/6WuCXuyTeM4yYk/&#10;NemSsL+MjqrETSY6bcLU2mHc184Gw4w1/7nTF9kRwRj5zVVpiHVx8bC7XwnmvQB9gBdblv8A5W3L&#10;UR7uPMeXmZX+Fc79tGd3HVu4rusp97vs1k9T4yV+JLXHmuiJDez6/4Zd241bL8skoaoLhQR2r8te&#10;3ay9Nj/8PIAT7Ch4tgJT+q+pMvgzS7GRKjNAC0twwt3J96KDzPdIU5PgERIrTGsh+Q5BRgLy92PN&#10;drSjZrkc2jqwfdeCNmQMbasJU2a8XRlEyVaP6ZmXFWEkPaHLqjCqVgrVhMuqsHJbIc8TT/TK7UgZ&#10;lxUh+LWKaGAdTbBna7FwK7NklCxOubIirpAPooIj49G+qKiSQSYF3sBqkjhCimbhCWHYjYSbdPrz&#10;wrAMCbOjoXOfF8bYSbjBIRaWD6nul8Czh/U+ZLio962o66C6YU2jbi4p+pJ3aFtEYXIBatgV98ld&#10;wSI1jV5x6ib4npujwyqNZsnPXWGBQhF10mPejxeyCtOUhARJuuqH/BhSJAzvaizbU3npBZaQqkCF&#10;uqp4FFDlNsRfvhjOJrvjtXP37BtMMEHqVWCxoZsxNCMTwlDLSb5C+kazgGg6Om/ALZlccqDG9ixz&#10;XswtD7gCH9JqJq4hVa5QSJnquyRGCSVBBZuupHvLkmfCNeRmiYCPKL8hLvnbk6deGO0Vop6qZT3J&#10;siT8yiHdLB3Dsy1/5HmONbKthTGa+cv56GYOAuAtZvPZ4gEfXLCZABNcyAeTewklbG1Oq6841En5&#10;cRsftTilCp/lBCZwO05RqMJaZZ6thdkGc8d1LJTK/pHWW85PGgDrWabHoVvtkmY2k013LddVY5MS&#10;X0JIX7lcV387xToEM5li3tF6mRUnohMc0jt0QqtPaGmyt9cq3ZnClJhsWiAeHAaoT1TFF4Gr+HIg&#10;uQ6gqdkCaFI2VV+m0HKmyhIoGhHy1h6K9T6AToUovw8MCYRpGzMzGC2xQTKyl7YzCjzDHxkimAWu&#10;YQf27bKfU35I8+TlAPLiQv0uBeBoWbqb6r6EF3aWp6r2LUxQ978EI+rT6gSNtAB+YXXfCxwHQVlW&#10;963Aw0pS1X3VIqv7qqWp7n9DcIHxPIYLph9XhwvfkpRJCFRM+2hhG+BeVD/ynisfDWiBTbZOJJW7&#10;bkBCIC+BY4dEDWihwsKDEhehBRdVmbkPoMG4iWpDeyCAEqHHoMGbG1cHDctCgkVJkzBQgeujhmsh&#10;ySXUcFzO/gaO8dk99wE1OicDvopjyK0Y8sIBNR6jRnuMqJuZcKS/OmoEliyeWPZDqmEbOBYkQQOn&#10;iDCTA2gMoPGqiQmDBqfH3xJogDPx4cPrnUJqT8p14ENuzF4dPiR4uJ776NycCITfnErCySXXf+bI&#10;x5CuDOlKOOkeSfx64tHuhA81jt4ZWzqR+Shd8dvkTu2jXqckanmGcLEXRRmL2kZqS6KWF9g4V8Dk&#10;43zyeeAfA/94ff7RnjcYsKOPHSguPMaOh0dLr4Qd2MTGZglBh+UIj3aYe/UO+m5O0JQ8BgDBiafu&#10;1wRetDs77KwgSvE2/FO10naH8VsBEAyEv+DFGb76Nhp9hax7j+vud+be/Q8AAP//AwBQSwMEFAAG&#10;AAgAAAAhANbJeKHdAAAABgEAAA8AAABkcnMvZG93bnJldi54bWxMj8FOwzAQRO9I/IO1SNyoDYgC&#10;IZsKgRAHqra0IHF04yWOiNdR7Cbp39flApeRRrOaeZvPRteInrpQe0a4nCgQxKU3NVcIH5uXizsQ&#10;IWo2uvFMCHsKMCtOT3KdGT/wO/XrWIlUwiHTCDbGNpMylJacDhPfEqfs23dOx2S7SppOD6ncNfJK&#10;qal0uua0YHVLT5bKn/XOISy/Fs+fb6ulXalhvt+89qVc3M8Rz8/GxwcQkcb4dwxH/IQORWLa+h2b&#10;IBqE9Ej81WOm1HXyW4Tb6Y0CWeTyP35xAAAA//8DAFBLAQItABQABgAIAAAAIQC2gziS/gAAAOEB&#10;AAATAAAAAAAAAAAAAAAAAAAAAABbQ29udGVudF9UeXBlc10ueG1sUEsBAi0AFAAGAAgAAAAhADj9&#10;If/WAAAAlAEAAAsAAAAAAAAAAAAAAAAALwEAAF9yZWxzLy5yZWxzUEsBAi0AFAAGAAgAAAAhAEHU&#10;n9zBCAAAezcAAA4AAAAAAAAAAAAAAAAALgIAAGRycy9lMm9Eb2MueG1sUEsBAi0AFAAGAAgAAAAh&#10;ANbJeKHdAAAABgEAAA8AAAAAAAAAAAAAAAAAGwsAAGRycy9kb3ducmV2LnhtbFBLBQYAAAAABAAE&#10;APMAAAAlDAAAAAA=&#10;">
                <v:shape id="_x0000_s1027" type="#_x0000_t75" style="position:absolute;width:63690;height:48577;visibility:visible;mso-wrap-style:square">
                  <v:fill o:detectmouseclick="t"/>
                  <v:path o:connecttype="none"/>
                </v:shape>
                <v:group id="Group 3069" o:spid="_x0000_s1028" style="position:absolute;top:3189;width:62106;height:45380" coordorigin="657,754" coordsize="4492,3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UJ2lcIAAADd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CnPDm/AE&#10;5O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VCdpXCAAAA3QAAAA8A&#10;AAAAAAAAAAAAAAAAqgIAAGRycy9kb3ducmV2LnhtbFBLBQYAAAAABAAEAPoAAACZAwAAAAA=&#10;">
                  <v:oval id="Oval 3070" o:spid="_x0000_s1029" style="position:absolute;left:657;top:799;width:1815;height:1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1dMsUA&#10;AADdAAAADwAAAGRycy9kb3ducmV2LnhtbESP0WrCQBRE3wv9h+UW+qYbg6iNriKitA9W1PQDLtlr&#10;EszeDbtrTP/eFQp9HGbmDLNY9aYRHTlfW1YwGiYgiAuray4V/OS7wQyED8gaG8uk4Jc8rJavLwvM&#10;tL3zibpzKEWEsM9QQRVCm0npi4oM+qFtiaN3sc5giNKVUju8R7hpZJokE2mw5rhQYUubiorr+WYU&#10;5CMcG3eg7e2Yc/n9uelm++lFqfe3fj0HEagP/+G/9pdWkKbJBzzfxCc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rV0yxQAAAN0AAAAPAAAAAAAAAAAAAAAAAJgCAABkcnMv&#10;ZG93bnJldi54bWxQSwUGAAAAAAQABAD1AAAAigMAAAAA&#10;" fillcolor="#bbe0e3"/>
                  <v:oval id="Oval 3071" o:spid="_x0000_s1030" style="position:absolute;left:3198;top:754;width:1951;height:1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5icsEA&#10;AADdAAAADwAAAGRycy9kb3ducmV2LnhtbERP3WrCMBS+H/gO4QjezbRFNqlGEXFsFzrU+gCH5tgW&#10;m5OSxNq9vbkYePnx/S/Xg2lFT843lhWk0wQEcWl1w5WCS/H1PgfhA7LG1jIp+CMP69XobYm5tg8+&#10;UX8OlYgh7HNUUIfQ5VL6siaDfmo74shdrTMYInSV1A4fMdy0MkuSD2mw4dhQY0fbmsrb+W4UFCnO&#10;jPul3f1YcHX43vbz/edVqcl42CxABBrCS/zv/tEKsiyN++Ob+AT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OYnLBAAAA3QAAAA8AAAAAAAAAAAAAAAAAmAIAAGRycy9kb3du&#10;cmV2LnhtbFBLBQYAAAAABAAEAPUAAACGAwAAAAA=&#10;" fillcolor="#bbe0e3"/>
                  <v:oval id="Oval 3072" o:spid="_x0000_s1031" style="position:absolute;left:2245;top:2205;width:1679;height: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H6cQA&#10;AADdAAAADwAAAGRycy9kb3ducmV2LnhtbESP0WrCQBRE3wv+w3IF3+omQaykriLSog9aWtMPuGSv&#10;STB7N+yuMf69KxT6OMzMGWa5HkwrenK+sawgnSYgiEurG64U/BafrwsQPiBrbC2Tgjt5WK9GL0vM&#10;tb3xD/WnUIkIYZ+jgjqELpfSlzUZ9FPbEUfvbJ3BEKWrpHZ4i3DTyixJ5tJgw3Ghxo62NZWX09Uo&#10;KFKcGfdFH9fvgqvjbtsvDm9npSbjYfMOItAQ/sN/7b1WkGVpCs838Qn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Cx+nEAAAA3QAAAA8AAAAAAAAAAAAAAAAAmAIAAGRycy9k&#10;b3ducmV2LnhtbFBLBQYAAAAABAAEAPUAAACJAwAAAAA=&#10;" fillcolor="#bbe0e3"/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AutoShape 3073" o:spid="_x0000_s1032" type="#_x0000_t38" style="position:absolute;left:2847;top:561;width:45;height:2609;rotation:90;flip:x y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aFPsUAAADdAAAADwAAAGRycy9kb3ducmV2LnhtbESP3YrCMBSE7wXfIRxh7zRtkWWpRhFB&#10;UAQXf3p/aI5tsTmpTbRdn94sLOzlMDPfMPNlb2rxpNZVlhXEkwgEcW51xYWCy3kz/gLhPLLG2jIp&#10;+CEHy8VwMMdU246P9Dz5QgQIuxQVlN43qZQuL8mgm9iGOHhX2xr0QbaF1C12AW5qmUTRpzRYcVgo&#10;saF1Sfnt9DAKVvHruPu2WZfdz4fbfnq4+uwhlfoY9asZCE+9/w//tbdaQZLECfy+CU9ALt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TaFPsUAAADdAAAADwAAAAAAAAAA&#10;AAAAAAChAgAAZHJzL2Rvd25yZXYueG1sUEsFBgAAAAAEAAQA+QAAAJMDAAAAAA==&#10;" adj="-198720" strokecolor="gray" strokeweight="1.5pt"/>
                  <v:roundrect id="AutoShape 3074" o:spid="_x0000_s1033" style="position:absolute;left:793;top:3385;width:4355;height:58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w+GcQA&#10;AADdAAAADwAAAGRycy9kb3ducmV2LnhtbESPQWvCQBSE74L/YXmF3nRjSiVE11CEiteqpR4fu69J&#10;muzbkN2a6K/vFgSPw8x8w6yL0bbiQr2vHStYzBMQxNqZmksFp+P7LAPhA7LB1jEpuJKHYjOdrDE3&#10;buAPuhxCKSKEfY4KqhC6XEqvK7Lo564jjt636y2GKPtSmh6HCLetTJNkKS3WHBcq7GhbkW4Ov1bB&#10;59ftbHXmzO7UDK+Zvt6k4R+lnp/GtxWIQGN4hO/tvVGQposX+H8Tn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cPhnEAAAA3QAAAA8AAAAAAAAAAAAAAAAAmAIAAGRycy9k&#10;b3ducmV2LnhtbFBLBQYAAAAABAAEAPUAAACJAwAAAAA=&#10;" fillcolor="#ff9"/>
                  <v:shape id="Freeform 3075" o:spid="_x0000_s1034" style="position:absolute;left:3923;top:2069;width:454;height:1316;visibility:visible;mso-wrap-style:square;v-text-anchor:top" coordsize="363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yzEMcA&#10;AADdAAAADwAAAGRycy9kb3ducmV2LnhtbESPQWvCQBSE74L/YXlCL6IbUymSuopNFYQepLGX3h7Z&#10;1ySYfZtmV5P667uC4HGYmW+Y5bo3tbhQ6yrLCmbTCARxbnXFhYKv426yAOE8ssbaMin4Iwfr1XCw&#10;xETbjj/pkvlCBAi7BBWU3jeJlC4vyaCb2oY4eD+2NeiDbAupW+wC3NQyjqIXabDisFBiQ2lJ+Sk7&#10;GwXNx/H7+u6zdHz4TWv39rzt4mqr1NOo37yC8NT7R/je3msFcTybw+1NeAJ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MsxDHAAAA3QAAAA8AAAAAAAAAAAAAAAAAmAIAAGRy&#10;cy9kb3ducmV2LnhtbFBLBQYAAAAABAAEAPUAAACMAwAAAAA=&#10;" path="m45,v91,72,182,144,227,272c317,400,363,605,318,771,273,937,136,1103,,1270e" filled="f" fillcolor="#bbe0e3" strokecolor="gray" strokeweight="1.5pt">
                    <v:stroke endarrow="open"/>
                    <v:path arrowok="t" o:connecttype="custom" o:connectlocs="56,0;340,282;398,799;0,1316" o:connectangles="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76" o:spid="_x0000_s1035" type="#_x0000_t202" style="position:absolute;left:2126;top:2323;width:1965;height: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2fMMUA&#10;AADdAAAADwAAAGRycy9kb3ducmV2LnhtbESPQUsDMRSE70L/Q3hCbzbbRUW3TUsRlIIHaSt4fd28&#10;7i4mL0vy2u7+eyMIHoeZ+YZZrgfv1IVi6gIbmM8KUMR1sB03Bj4Pr3dPoJIgW3SBycBICdaryc0S&#10;KxuuvKPLXhqVIZwqNNCK9JXWqW7JY5qFnjh7pxA9Spax0TbiNcO902VRPGqPHeeFFnt6aan+3p+9&#10;gd14/hjum7fxK76Lf3ZyHIM7GjO9HTYLUEKD/If/2ltroCznD/D7Jj8Bv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nZ8wxQAAAN0AAAAPAAAAAAAAAAAAAAAAAJgCAABkcnMv&#10;ZG93bnJldi54bWxQSwUGAAAAAAQABAD1AAAAigMAAAAA&#10;" filled="f" fillcolor="#bbe0e3" stroked="f">
                    <v:textbox inset="2.20981mm,1.1049mm,2.20981mm,1.1049mm">
                      <w:txbxContent>
                        <w:p w:rsidR="007F6C89" w:rsidRPr="00D913AC" w:rsidRDefault="007F6C89" w:rsidP="00CA11C8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</w:pPr>
                          <w:r w:rsidRPr="00D913AC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>Produit:</w:t>
                          </w:r>
                        </w:p>
                        <w:p w:rsidR="007F6C89" w:rsidRPr="00D913AC" w:rsidRDefault="007F6C89" w:rsidP="00CA11C8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</w:pPr>
                          <w:r w:rsidRPr="00D913AC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 xml:space="preserve">Pilotage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>et/ou</w:t>
                          </w:r>
                          <w:r w:rsidRPr="00D913AC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 xml:space="preserve"> accès multi-support de services </w:t>
                          </w:r>
                          <w:proofErr w:type="spellStart"/>
                          <w:r w:rsidRPr="00D913AC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>infotaintment</w:t>
                          </w:r>
                          <w:proofErr w:type="spellEnd"/>
                          <w:r w:rsidRPr="00D913AC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 xml:space="preserve"> automobile </w:t>
                          </w:r>
                        </w:p>
                      </w:txbxContent>
                    </v:textbox>
                  </v:shape>
                  <v:shape id="Text Box 3077" o:spid="_x0000_s1036" type="#_x0000_t202" style="position:absolute;left:838;top:1179;width:1407;height: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8BR8UA&#10;AADdAAAADwAAAGRycy9kb3ducmV2LnhtbESPQWsCMRSE74X+h/AEbzXrUqTdGkUKLQUPRS30+tw8&#10;dxeTlyV56u6/bwqFHoeZ+YZZrgfv1JVi6gIbmM8KUMR1sB03Br4Obw9PoJIgW3SBycBICdar+7sl&#10;VjbceEfXvTQqQzhVaKAV6SutU92SxzQLPXH2TiF6lCxjo23EW4Z7p8uiWGiPHeeFFnt6bak+7y/e&#10;wG68fA6Pzfv4Hbfin50cx+COxkwnw+YFlNAg/+G/9oc1UJbzBfy+yU9Ar3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wFHxQAAAN0AAAAPAAAAAAAAAAAAAAAAAJgCAABkcnMv&#10;ZG93bnJldi54bWxQSwUGAAAAAAQABAD1AAAAigMAAAAA&#10;" filled="f" fillcolor="#bbe0e3" stroked="f">
                    <v:textbox inset="2.20981mm,1.1049mm,2.20981mm,1.1049mm">
                      <w:txbxContent>
                        <w:p w:rsidR="007F6C89" w:rsidRPr="00BD4E79" w:rsidRDefault="007F6C89" w:rsidP="00CA11C8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31"/>
                              <w:szCs w:val="31"/>
                            </w:rPr>
                            <w:t xml:space="preserve">Conducteur, Passager, </w:t>
                          </w:r>
                        </w:p>
                      </w:txbxContent>
                    </v:textbox>
                  </v:shape>
                  <v:shape id="Text Box 3078" o:spid="_x0000_s1037" type="#_x0000_t202" style="position:absolute;left:3371;top:1055;width:1634;height:5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Ok3MUA&#10;AADdAAAADwAAAGRycy9kb3ducmV2LnhtbESPzWrDMBCE74W8g9hCbo0cU/rjRAmh0BLooSQp9Lqx&#10;NraptDLSJrHfvioUehxm5htmuR68UxeKqQtsYD4rQBHXwXbcGPg8vN49gUqCbNEFJgMjJVivJjdL&#10;rGy48o4ue2lUhnCq0EAr0ldap7olj2kWeuLsnUL0KFnGRtuI1wz3TpdF8aA9dpwXWuzppaX6e3/2&#10;Bnbj+WO4b97Gr/gu/tnJcQzuaMz0dtgsQAkN8h/+a2+tgbKcP8Lvm/wE9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A6TcxQAAAN0AAAAPAAAAAAAAAAAAAAAAAJgCAABkcnMv&#10;ZG93bnJldi54bWxQSwUGAAAAAAQABAD1AAAAigMAAAAA&#10;" filled="f" fillcolor="#bbe0e3" stroked="f">
                    <v:textbox inset="2.20981mm,1.1049mm,2.20981mm,1.1049mm">
                      <w:txbxContent>
                        <w:p w:rsidR="007F6C89" w:rsidRPr="00CA11C8" w:rsidRDefault="007F6C89" w:rsidP="0017469D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31"/>
                              <w:szCs w:val="31"/>
                            </w:rPr>
                            <w:t>IHM riche pour différentes cibles matérielles</w:t>
                          </w:r>
                        </w:p>
                      </w:txbxContent>
                    </v:textbox>
                  </v:shape>
                  <v:shape id="Text Box 3079" o:spid="_x0000_s1038" type="#_x0000_t202" style="position:absolute;left:930;top:3479;width:4082;height:5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wwrsIA&#10;AADdAAAADwAAAGRycy9kb3ducmV2LnhtbERPTWsCMRC9F/ofwhR6q1kXEbs1Sim0CD2IWuh13Ex3&#10;lyaTJRl199+bg+Dx8b6X68E7daaYusAGppMCFHEdbMeNgZ/D58sCVBJkiy4wGRgpwXr1+LDEyoYL&#10;7+i8l0blEE4VGmhF+krrVLfkMU1CT5y5vxA9Soax0TbiJYd7p8uimGuPHeeGFnv6aKn+35+8gd14&#10;2g6z5mv8jd/iX50cx+COxjw/De9voIQGuYtv7o01UJbTPDe/yU9Ar6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nDCuwgAAAN0AAAAPAAAAAAAAAAAAAAAAAJgCAABkcnMvZG93&#10;bnJldi54bWxQSwUGAAAAAAQABAD1AAAAhwMAAAAA&#10;" filled="f" fillcolor="#bbe0e3" stroked="f">
                    <v:textbox inset="2.20981mm,1.1049mm,2.20981mm,1.1049mm">
                      <w:txbxContent>
                        <w:p w:rsidR="007F6C89" w:rsidRPr="00E91F6E" w:rsidRDefault="007F6C89" w:rsidP="00E91F6E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</w:pPr>
                          <w:r w:rsidRPr="00E91F6E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>Besoin: Accéder à une IHM commune s’adaptant à différents supports de visualisation (loca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 xml:space="preserve">ux </w:t>
                          </w:r>
                          <w:r w:rsidRPr="00E91F6E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 xml:space="preserve">et déportés)  pour système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>embarqué</w:t>
                          </w:r>
                          <w:r w:rsidRPr="00E91F6E">
                            <w:rPr>
                              <w:rFonts w:ascii="Arial" w:hAnsi="Arial" w:cs="Arial"/>
                              <w:color w:val="000000"/>
                              <w:sz w:val="28"/>
                              <w:szCs w:val="28"/>
                            </w:rPr>
                            <w:t xml:space="preserve"> automobile</w:t>
                          </w:r>
                        </w:p>
                      </w:txbxContent>
                    </v:textbox>
                  </v:shape>
                </v:group>
                <v:shape id="Text Box 3080" o:spid="_x0000_s1039" type="#_x0000_t202" style="position:absolute;top:676;width:11918;height:3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CVNcUA&#10;AADdAAAADwAAAGRycy9kb3ducmV2LnhtbESPQWsCMRSE74X+h/AKvdWsSyl1axQRLAUPRS30+ty8&#10;7i4mL0vy1N1/bwqFHoeZ+YaZLwfv1IVi6gIbmE4KUMR1sB03Br4Om6dXUEmQLbrAZGCkBMvF/d0c&#10;KxuuvKPLXhqVIZwqNNCK9JXWqW7JY5qEnjh7PyF6lCxjo23Ea4Z7p8uieNEeO84LLfa0bqk+7c/e&#10;wG48fw7Pzfv4HbfiZ06OY3BHYx4fhtUbKKFB/sN/7Q9roCynM/h9k5+AXt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0JU1xQAAAN0AAAAPAAAAAAAAAAAAAAAAAJgCAABkcnMv&#10;ZG93bnJldi54bWxQSwUGAAAAAAQABAD1AAAAigMAAAAA&#10;" filled="f" fillcolor="#bbe0e3" stroked="f">
                  <v:textbox inset="2.20981mm,1.1049mm,2.20981mm,1.1049mm">
                    <w:txbxContent>
                      <w:p w:rsidR="007F6C89" w:rsidRPr="00536EE4" w:rsidRDefault="007F6C89" w:rsidP="00CA11C8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</w:pPr>
                        <w:r w:rsidRPr="00536EE4"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  <w:t>A qui … ?</w:t>
                        </w:r>
                      </w:p>
                    </w:txbxContent>
                  </v:textbox>
                </v:shape>
                <v:shape id="Text Box 3081" o:spid="_x0000_s1040" type="#_x0000_t202" style="position:absolute;left:37016;width:13795;height:3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b2FcIA&#10;AADdAAAADwAAAGRycy9kb3ducmV2LnhtbERPTWsCMRC9C/0PYQq9abZLkboaRQothR6KtuB13Iy7&#10;i8lkSUbd/ffNQejx8b5Xm8E7daWYusAGnmcFKOI62I4bA78/79NXUEmQLbrAZGCkBJv1w2SFlQ03&#10;3tF1L43KIZwqNNCK9JXWqW7JY5qFnjhzpxA9Soax0TbiLYd7p8uimGuPHeeGFnt6a6k+7y/ewG68&#10;fA8vzcd4iF/iF06OY3BHY54eh+0SlNAg/+K7+9MaKMsy789v8hP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hvYVwgAAAN0AAAAPAAAAAAAAAAAAAAAAAJgCAABkcnMvZG93&#10;bnJldi54bWxQSwUGAAAAAAQABAD1AAAAhwMAAAAA&#10;" filled="f" fillcolor="#bbe0e3" stroked="f">
                  <v:textbox inset="2.20981mm,1.1049mm,2.20981mm,1.1049mm">
                    <w:txbxContent>
                      <w:p w:rsidR="007F6C89" w:rsidRPr="00536EE4" w:rsidRDefault="007F6C89" w:rsidP="00CA11C8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</w:pPr>
                        <w:r w:rsidRPr="00536EE4"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  <w:t>Sur quoi … ?</w:t>
                        </w:r>
                      </w:p>
                    </w:txbxContent>
                  </v:textbox>
                </v:shape>
                <v:shape id="Text Box 3082" o:spid="_x0000_s1041" type="#_x0000_t202" style="position:absolute;left:3144;top:35173;width:20070;height:3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pTjsUA&#10;AADdAAAADwAAAGRycy9kb3ducmV2LnhtbESPQWsCMRSE74X+h/AK3mrWRYrdGqUUKkIPRVvo9bl5&#10;3V2avCzJU3f/fSMIHoeZ+YZZrgfv1Ili6gIbmE0LUMR1sB03Br6/3h8XoJIgW3SBycBICdar+7sl&#10;VjaceUenvTQqQzhVaKAV6SutU92SxzQNPXH2fkP0KFnGRtuI5wz3TpdF8aQ9dpwXWuzpraX6b3/0&#10;Bnbj8XOYN5vxJ36If3ZyGIM7GDN5GF5fQAkNcgtf21troCzLGVze5Ce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ylOOxQAAAN0AAAAPAAAAAAAAAAAAAAAAAJgCAABkcnMv&#10;ZG93bnJldi54bWxQSwUGAAAAAAQABAD1AAAAigMAAAAA&#10;" filled="f" fillcolor="#bbe0e3" stroked="f">
                  <v:textbox inset="2.20981mm,1.1049mm,2.20981mm,1.1049mm">
                    <w:txbxContent>
                      <w:p w:rsidR="007F6C89" w:rsidRPr="00536EE4" w:rsidRDefault="007F6C89" w:rsidP="00CA11C8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</w:pPr>
                        <w:r w:rsidRPr="00536EE4"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  <w:t>Pour</w:t>
                        </w:r>
                        <w:r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  <w:t xml:space="preserve"> </w:t>
                        </w:r>
                        <w:r w:rsidRPr="00536EE4">
                          <w:rPr>
                            <w:rFonts w:ascii="Arial" w:hAnsi="Arial" w:cs="Arial"/>
                            <w:color w:val="808080"/>
                            <w:sz w:val="31"/>
                            <w:szCs w:val="31"/>
                          </w:rPr>
                          <w:t>quoi faire … 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2794B" w:rsidRPr="00392240" w:rsidRDefault="0012794B" w:rsidP="00A8098D">
      <w:pPr>
        <w:rPr>
          <w:iCs/>
        </w:rPr>
      </w:pPr>
    </w:p>
    <w:p w:rsidR="006601A4" w:rsidRPr="00392240" w:rsidRDefault="00CA11C8" w:rsidP="00CA11C8">
      <w:pPr>
        <w:jc w:val="center"/>
        <w:rPr>
          <w:i/>
          <w:iCs/>
        </w:rPr>
      </w:pPr>
      <w:r w:rsidRPr="00392240">
        <w:rPr>
          <w:i/>
          <w:iCs/>
        </w:rPr>
        <w:t>Le schéma du besoin : La « bête à cornes »</w:t>
      </w:r>
    </w:p>
    <w:p w:rsidR="00CA11C8" w:rsidRPr="00392240" w:rsidRDefault="00CA11C8" w:rsidP="00144061"/>
    <w:p w:rsidR="00A8098D" w:rsidRPr="00392240" w:rsidRDefault="00144061" w:rsidP="00060F6D">
      <w:pPr>
        <w:pStyle w:val="Titre1"/>
      </w:pPr>
      <w:bookmarkStart w:id="196" w:name="_Toc382995673"/>
      <w:r w:rsidRPr="00392240">
        <w:lastRenderedPageBreak/>
        <w:t>Analyse fonctionnelle du besoin</w:t>
      </w:r>
      <w:bookmarkEnd w:id="196"/>
    </w:p>
    <w:p w:rsidR="00155890" w:rsidRPr="00392240" w:rsidRDefault="00A8098D" w:rsidP="009C3E19">
      <w:pPr>
        <w:ind w:firstLine="432"/>
      </w:pPr>
      <w:r w:rsidRPr="00392240">
        <w:t>L’analyse fonctionnelle du besoin permet de traduire le besoin par des fonctions, appelé</w:t>
      </w:r>
      <w:r w:rsidR="00617E99" w:rsidRPr="00392240">
        <w:t>e</w:t>
      </w:r>
      <w:r w:rsidRPr="00392240">
        <w:t xml:space="preserve"> aussi fonction de service.</w:t>
      </w:r>
      <w:r w:rsidR="004C52B3" w:rsidRPr="00392240">
        <w:t xml:space="preserve"> </w:t>
      </w:r>
      <w:r w:rsidRPr="00392240">
        <w:t xml:space="preserve">Ce travail nécessite </w:t>
      </w:r>
      <w:r w:rsidR="00060F6D" w:rsidRPr="00392240">
        <w:t xml:space="preserve">de définir les différentes phases de vie du système. Ensuite pour chaque phase de vie, il faut identifier et caractériser l’environnement </w:t>
      </w:r>
      <w:r w:rsidR="00155890" w:rsidRPr="00392240">
        <w:t>Le cahier des charges fonctionnel (</w:t>
      </w:r>
      <w:proofErr w:type="spellStart"/>
      <w:r w:rsidR="00155890" w:rsidRPr="00392240">
        <w:t>CdCF</w:t>
      </w:r>
      <w:proofErr w:type="spellEnd"/>
      <w:r w:rsidR="00155890" w:rsidRPr="00392240">
        <w:t>)</w:t>
      </w:r>
      <w:r w:rsidR="009C3E19" w:rsidRPr="00392240">
        <w:t>.</w:t>
      </w:r>
    </w:p>
    <w:p w:rsidR="00EC1C42" w:rsidRPr="00392240" w:rsidRDefault="00EC1C42" w:rsidP="00EC1C42">
      <w:pPr>
        <w:pStyle w:val="Titre2"/>
      </w:pPr>
      <w:bookmarkStart w:id="197" w:name="_Toc382995674"/>
      <w:r w:rsidRPr="00392240">
        <w:t>Présentation du projet :</w:t>
      </w:r>
      <w:bookmarkEnd w:id="197"/>
    </w:p>
    <w:p w:rsidR="00031EFA" w:rsidRPr="00392240" w:rsidRDefault="00031EFA" w:rsidP="00EC1C42">
      <w:pPr>
        <w:pStyle w:val="Titre3"/>
      </w:pPr>
      <w:bookmarkStart w:id="198" w:name="_Toc382995675"/>
      <w:r w:rsidRPr="00392240">
        <w:t>Le contexte du projet :</w:t>
      </w:r>
      <w:bookmarkEnd w:id="198"/>
    </w:p>
    <w:p w:rsidR="00EC1C42" w:rsidRPr="00392240" w:rsidRDefault="00EC1C42" w:rsidP="00EC1C42"/>
    <w:p w:rsidR="00155890" w:rsidRPr="00392240" w:rsidRDefault="00593CAB" w:rsidP="005A7EBD">
      <w:pPr>
        <w:ind w:firstLine="709"/>
      </w:pPr>
      <w:ins w:id="199" w:author="EPR_Consultant07" w:date="2014-03-17T14:47:00Z">
        <w:r>
          <w:t xml:space="preserve">Face aux besoins </w:t>
        </w:r>
      </w:ins>
      <w:ins w:id="200" w:author="EPR_Consultant07" w:date="2014-03-17T14:48:00Z">
        <w:r>
          <w:t xml:space="preserve">grandissant </w:t>
        </w:r>
      </w:ins>
      <w:ins w:id="201" w:author="EPR_Consultant07" w:date="2014-03-17T14:47:00Z">
        <w:r>
          <w:t>de connectivités des utilisateurs</w:t>
        </w:r>
      </w:ins>
      <w:ins w:id="202" w:author="EPR_Consultant07" w:date="2014-03-17T14:48:00Z">
        <w:r>
          <w:t xml:space="preserve"> dans l’automobile, et </w:t>
        </w:r>
      </w:ins>
      <w:del w:id="203" w:author="EPR_Consultant07" w:date="2014-03-17T14:48:00Z">
        <w:r w:rsidR="007F6C89" w:rsidDel="00593CAB">
          <w:delText>D</w:delText>
        </w:r>
      </w:del>
      <w:ins w:id="204" w:author="EPR_Consultant07" w:date="2014-03-17T14:48:00Z">
        <w:r>
          <w:t>d</w:t>
        </w:r>
      </w:ins>
      <w:r w:rsidR="007F6C89">
        <w:t xml:space="preserve">ans le but d’améliorer </w:t>
      </w:r>
      <w:r w:rsidR="00155890" w:rsidRPr="00392240">
        <w:t xml:space="preserve">l’utilisation d’une IHM automobile, </w:t>
      </w:r>
      <w:r w:rsidR="007F6C89">
        <w:t xml:space="preserve">le projet RADOME se veut innovant et souhaite </w:t>
      </w:r>
      <w:r w:rsidR="00155890" w:rsidRPr="00392240">
        <w:t>introduire des nouvelles fonctionnalités.</w:t>
      </w:r>
    </w:p>
    <w:p w:rsidR="00155890" w:rsidRPr="00392240" w:rsidRDefault="00155890" w:rsidP="00155890">
      <w:r w:rsidRPr="00392240">
        <w:t xml:space="preserve">La principale fonctionnalité consiste à pouvoir  se connecter à distance sur l’IHM afin </w:t>
      </w:r>
      <w:del w:id="205" w:author="EPR_Consultant07" w:date="2014-03-17T14:50:00Z">
        <w:r w:rsidRPr="00392240" w:rsidDel="00593CAB">
          <w:delText xml:space="preserve">d’envoyer </w:delText>
        </w:r>
      </w:del>
      <w:ins w:id="206" w:author="EPR_Consultant07" w:date="2014-03-17T14:50:00Z">
        <w:r w:rsidR="00593CAB" w:rsidRPr="00392240">
          <w:t>d’</w:t>
        </w:r>
        <w:r w:rsidR="00593CAB">
          <w:t xml:space="preserve">interagir avec l’environnement automobile, que </w:t>
        </w:r>
      </w:ins>
      <w:ins w:id="207" w:author="EPR_Consultant07" w:date="2014-03-17T16:41:00Z">
        <w:r w:rsidR="00C963E4">
          <w:t>c</w:t>
        </w:r>
      </w:ins>
      <w:ins w:id="208" w:author="EPR_Consultant07" w:date="2014-03-17T14:50:00Z">
        <w:r w:rsidR="00593CAB">
          <w:t xml:space="preserve">e soit </w:t>
        </w:r>
      </w:ins>
      <w:ins w:id="209" w:author="EPR_Consultant07" w:date="2014-03-17T16:42:00Z">
        <w:r w:rsidR="00C963E4">
          <w:t xml:space="preserve">par le contrôle </w:t>
        </w:r>
      </w:ins>
      <w:ins w:id="210" w:author="EPR_Consultant07" w:date="2014-03-17T16:43:00Z">
        <w:r w:rsidR="00C963E4">
          <w:t xml:space="preserve">d’applications propre au </w:t>
        </w:r>
      </w:ins>
      <w:ins w:id="211" w:author="EPR_Consultant07" w:date="2014-03-17T16:44:00Z">
        <w:r w:rsidR="00C963E4">
          <w:t>véhicule</w:t>
        </w:r>
      </w:ins>
      <w:ins w:id="212" w:author="EPR_Consultant07" w:date="2014-03-17T16:43:00Z">
        <w:r w:rsidR="00C963E4">
          <w:t xml:space="preserve"> automobile (</w:t>
        </w:r>
      </w:ins>
      <w:ins w:id="213" w:author="EPR_Consultant07" w:date="2014-03-17T14:50:00Z">
        <w:r w:rsidR="00593CAB">
          <w:t>envoi</w:t>
        </w:r>
        <w:r w:rsidR="00593CAB" w:rsidRPr="00392240">
          <w:t xml:space="preserve"> </w:t>
        </w:r>
      </w:ins>
      <w:r w:rsidRPr="00392240">
        <w:t>de</w:t>
      </w:r>
      <w:del w:id="214" w:author="EPR_Consultant07" w:date="2014-03-17T14:51:00Z">
        <w:r w:rsidRPr="00392240" w:rsidDel="00593CAB">
          <w:delText>s</w:delText>
        </w:r>
      </w:del>
      <w:r w:rsidRPr="00392240">
        <w:t xml:space="preserve"> commandes au </w:t>
      </w:r>
      <w:del w:id="215" w:author="EPR_Consultant07" w:date="2014-03-17T14:52:00Z">
        <w:r w:rsidRPr="00392240" w:rsidDel="00593CAB">
          <w:delText xml:space="preserve">véhicule </w:delText>
        </w:r>
      </w:del>
      <w:ins w:id="216" w:author="EPR_Consultant07" w:date="2014-03-17T14:52:00Z">
        <w:r w:rsidR="00593CAB" w:rsidRPr="00392240">
          <w:t>véhicule,</w:t>
        </w:r>
      </w:ins>
      <w:ins w:id="217" w:author="EPR_Consultant07" w:date="2014-03-17T14:51:00Z">
        <w:r w:rsidR="00C963E4">
          <w:t xml:space="preserve"> </w:t>
        </w:r>
        <w:r w:rsidR="00593CAB">
          <w:t xml:space="preserve">demande </w:t>
        </w:r>
      </w:ins>
      <w:del w:id="218" w:author="EPR_Consultant07" w:date="2014-03-17T14:51:00Z">
        <w:r w:rsidRPr="00392240" w:rsidDel="00593CAB">
          <w:delText>ou</w:delText>
        </w:r>
      </w:del>
      <w:r w:rsidRPr="00392240">
        <w:t xml:space="preserve"> d</w:t>
      </w:r>
      <w:ins w:id="219" w:author="EPR_Consultant07" w:date="2014-03-17T14:51:00Z">
        <w:r w:rsidR="00593CAB">
          <w:t>e</w:t>
        </w:r>
      </w:ins>
      <w:ins w:id="220" w:author="EPR_Consultant07" w:date="2014-03-17T16:41:00Z">
        <w:r w:rsidR="00C963E4">
          <w:t xml:space="preserve"> </w:t>
        </w:r>
      </w:ins>
      <w:del w:id="221" w:author="EPR_Consultant07" w:date="2014-03-17T14:51:00Z">
        <w:r w:rsidRPr="00392240" w:rsidDel="00593CAB">
          <w:delText xml:space="preserve">’effectuer des </w:delText>
        </w:r>
      </w:del>
      <w:r w:rsidRPr="00392240">
        <w:t>diagnostics de pannes</w:t>
      </w:r>
      <w:ins w:id="222" w:author="EPR_Consultant07" w:date="2014-03-17T16:43:00Z">
        <w:r w:rsidR="00C963E4">
          <w:t>…)</w:t>
        </w:r>
      </w:ins>
      <w:ins w:id="223" w:author="EPR_Consultant07" w:date="2014-03-17T14:52:00Z">
        <w:r w:rsidR="00593CAB">
          <w:t xml:space="preserve"> ou le contrôle d’applications d’</w:t>
        </w:r>
      </w:ins>
      <w:ins w:id="224" w:author="EPR_Consultant07" w:date="2014-03-17T14:53:00Z">
        <w:r w:rsidR="00593CAB">
          <w:t>info-divertissement</w:t>
        </w:r>
      </w:ins>
      <w:ins w:id="225" w:author="EPR_Consultant07" w:date="2014-03-17T14:52:00Z">
        <w:r w:rsidR="00593CAB">
          <w:t xml:space="preserve"> automobile</w:t>
        </w:r>
      </w:ins>
      <w:ins w:id="226" w:author="EPR_Consultant07" w:date="2014-03-17T14:53:00Z">
        <w:r w:rsidR="00593CAB">
          <w:t xml:space="preserve"> (navigation, lecture de flux audio, etc…)</w:t>
        </w:r>
      </w:ins>
      <w:r w:rsidRPr="00392240">
        <w:t xml:space="preserve">. </w:t>
      </w:r>
    </w:p>
    <w:p w:rsidR="00EC1C42" w:rsidRPr="00392240" w:rsidRDefault="00EC1C42" w:rsidP="00EC1C42">
      <w:pPr>
        <w:pStyle w:val="Titre3"/>
      </w:pPr>
      <w:bookmarkStart w:id="227" w:name="_Toc382995676"/>
      <w:r w:rsidRPr="00392240">
        <w:t>Objectifs :</w:t>
      </w:r>
      <w:bookmarkEnd w:id="227"/>
    </w:p>
    <w:p w:rsidR="005A7EBD" w:rsidRPr="00392240" w:rsidRDefault="005A7EBD" w:rsidP="005A7EBD"/>
    <w:p w:rsidR="005A7EBD" w:rsidRPr="00392240" w:rsidRDefault="005A7EBD" w:rsidP="005A7EBD">
      <w:r w:rsidRPr="00392240">
        <w:t xml:space="preserve">Les résultats finaux que le projet </w:t>
      </w:r>
      <w:del w:id="228" w:author="EPR_Consultant07" w:date="2014-03-17T14:54:00Z">
        <w:r w:rsidRPr="00392240" w:rsidDel="00593CAB">
          <w:delText xml:space="preserve">doit </w:delText>
        </w:r>
      </w:del>
      <w:ins w:id="229" w:author="EPR_Consultant07" w:date="2014-03-17T14:54:00Z">
        <w:r w:rsidR="00593CAB">
          <w:t>se veut d’</w:t>
        </w:r>
      </w:ins>
      <w:r w:rsidRPr="00392240">
        <w:t>atteindre sont </w:t>
      </w:r>
      <w:ins w:id="230" w:author="EPR_Consultant07" w:date="2014-03-17T14:54:00Z">
        <w:r w:rsidR="00593CAB">
          <w:t>les suivants</w:t>
        </w:r>
      </w:ins>
      <w:r w:rsidRPr="00392240">
        <w:t>:</w:t>
      </w:r>
    </w:p>
    <w:p w:rsidR="00593CAB" w:rsidRDefault="00593CAB" w:rsidP="005A7EBD">
      <w:pPr>
        <w:pStyle w:val="Paragraphedeliste"/>
        <w:numPr>
          <w:ilvl w:val="0"/>
          <w:numId w:val="36"/>
        </w:numPr>
        <w:rPr>
          <w:ins w:id="231" w:author="EPR_Consultant07" w:date="2014-03-17T14:55:00Z"/>
        </w:rPr>
      </w:pPr>
      <w:ins w:id="232" w:author="EPR_Consultant07" w:date="2014-03-17T14:54:00Z">
        <w:r>
          <w:t xml:space="preserve">La réalisation et </w:t>
        </w:r>
      </w:ins>
      <w:ins w:id="233" w:author="EPR_Consultant07" w:date="2014-03-17T14:56:00Z">
        <w:r>
          <w:t>exploitation</w:t>
        </w:r>
      </w:ins>
      <w:ins w:id="234" w:author="EPR_Consultant07" w:date="2014-03-17T14:54:00Z">
        <w:r>
          <w:t xml:space="preserve"> d</w:t>
        </w:r>
      </w:ins>
      <w:ins w:id="235" w:author="EPR_Consultant07" w:date="2014-03-17T14:55:00Z">
        <w:r>
          <w:t>’</w:t>
        </w:r>
      </w:ins>
      <w:del w:id="236" w:author="EPR_Consultant07" w:date="2014-03-17T14:55:00Z">
        <w:r w:rsidR="005A7EBD" w:rsidRPr="00392240" w:rsidDel="00593CAB">
          <w:delText>U</w:delText>
        </w:r>
      </w:del>
      <w:ins w:id="237" w:author="EPR_Consultant07" w:date="2014-03-17T14:55:00Z">
        <w:r>
          <w:t>u</w:t>
        </w:r>
      </w:ins>
      <w:r w:rsidR="005A7EBD" w:rsidRPr="00392240">
        <w:t>ne IHM embarqué</w:t>
      </w:r>
      <w:ins w:id="238" w:author="EPR_Consultant07" w:date="2014-03-17T14:53:00Z">
        <w:r>
          <w:t>e</w:t>
        </w:r>
      </w:ins>
      <w:r w:rsidR="005A7EBD" w:rsidRPr="00392240">
        <w:t xml:space="preserve"> multi-clients qui doit être </w:t>
      </w:r>
      <w:del w:id="239" w:author="EPR_Consultant07" w:date="2014-03-17T14:53:00Z">
        <w:r w:rsidR="005A7EBD" w:rsidRPr="00392240" w:rsidDel="00593CAB">
          <w:delText xml:space="preserve">déportée </w:delText>
        </w:r>
      </w:del>
      <w:ins w:id="240" w:author="EPR_Consultant07" w:date="2014-03-17T14:53:00Z">
        <w:r>
          <w:t>accessible depuis</w:t>
        </w:r>
      </w:ins>
      <w:del w:id="241" w:author="EPR_Consultant07" w:date="2014-03-17T14:53:00Z">
        <w:r w:rsidR="005A7EBD" w:rsidRPr="00392240" w:rsidDel="00593CAB">
          <w:delText>sur</w:delText>
        </w:r>
      </w:del>
      <w:r w:rsidR="005A7EBD" w:rsidRPr="00392240">
        <w:t xml:space="preserve"> plusieurs supports</w:t>
      </w:r>
      <w:ins w:id="242" w:author="EPR_Consultant07" w:date="2014-03-17T14:53:00Z">
        <w:r>
          <w:t xml:space="preserve"> </w:t>
        </w:r>
      </w:ins>
      <w:ins w:id="243" w:author="EPR_Consultant07" w:date="2014-03-17T14:56:00Z">
        <w:r>
          <w:t>d’affichage</w:t>
        </w:r>
      </w:ins>
      <w:del w:id="244" w:author="EPR_Consultant07" w:date="2014-03-17T14:53:00Z">
        <w:r w:rsidR="005A7EBD" w:rsidRPr="00392240" w:rsidDel="00593CAB">
          <w:delText>,</w:delText>
        </w:r>
      </w:del>
      <w:ins w:id="245" w:author="EPR_Consultant07" w:date="2014-03-17T14:55:00Z">
        <w:r>
          <w:t xml:space="preserve"> </w:t>
        </w:r>
      </w:ins>
    </w:p>
    <w:p w:rsidR="00593CAB" w:rsidRDefault="00593CAB" w:rsidP="005A7EBD">
      <w:pPr>
        <w:pStyle w:val="Paragraphedeliste"/>
        <w:numPr>
          <w:ilvl w:val="0"/>
          <w:numId w:val="36"/>
        </w:numPr>
        <w:rPr>
          <w:ins w:id="246" w:author="EPR_Consultant07" w:date="2014-03-17T14:57:00Z"/>
        </w:rPr>
      </w:pPr>
      <w:ins w:id="247" w:author="EPR_Consultant07" w:date="2014-03-17T14:55:00Z">
        <w:r>
          <w:t xml:space="preserve">Les supports cibles </w:t>
        </w:r>
      </w:ins>
      <w:ins w:id="248" w:author="EPR_Consultant07" w:date="2014-03-17T14:56:00Z">
        <w:r>
          <w:t>pour cette IHM sont</w:t>
        </w:r>
      </w:ins>
      <w:ins w:id="249" w:author="EPR_Consultant07" w:date="2014-03-17T14:57:00Z">
        <w:r>
          <w:t> </w:t>
        </w:r>
      </w:ins>
      <w:ins w:id="250" w:author="EPR_Consultant07" w:date="2014-03-17T14:56:00Z">
        <w:r>
          <w:t>:</w:t>
        </w:r>
      </w:ins>
      <w:ins w:id="251" w:author="EPR_Consultant07" w:date="2014-03-17T14:57:00Z">
        <w:r>
          <w:t xml:space="preserve"> </w:t>
        </w:r>
      </w:ins>
    </w:p>
    <w:p w:rsidR="00593CAB" w:rsidRDefault="00593CAB" w:rsidP="00593CAB">
      <w:pPr>
        <w:pStyle w:val="Paragraphedeliste"/>
        <w:numPr>
          <w:ilvl w:val="1"/>
          <w:numId w:val="36"/>
        </w:numPr>
        <w:rPr>
          <w:ins w:id="252" w:author="EPR_Consultant07" w:date="2014-03-17T14:57:00Z"/>
        </w:rPr>
        <w:pPrChange w:id="253" w:author="EPR_Consultant07" w:date="2014-03-17T14:57:00Z">
          <w:pPr>
            <w:pStyle w:val="Paragraphedeliste"/>
            <w:numPr>
              <w:numId w:val="36"/>
            </w:numPr>
            <w:ind w:left="1065" w:hanging="360"/>
          </w:pPr>
        </w:pPrChange>
      </w:pPr>
      <w:ins w:id="254" w:author="EPR_Consultant07" w:date="2014-03-17T14:57:00Z">
        <w:r>
          <w:t xml:space="preserve">Le </w:t>
        </w:r>
      </w:ins>
      <w:ins w:id="255" w:author="EPR_Consultant07" w:date="2014-03-17T14:55:00Z">
        <w:r>
          <w:t xml:space="preserve">pupitre </w:t>
        </w:r>
      </w:ins>
      <w:ins w:id="256" w:author="EPR_Consultant07" w:date="2014-03-17T14:56:00Z">
        <w:r>
          <w:t>d’affichage</w:t>
        </w:r>
      </w:ins>
      <w:ins w:id="257" w:author="EPR_Consultant07" w:date="2014-03-17T14:55:00Z">
        <w:r>
          <w:t xml:space="preserve"> automobile</w:t>
        </w:r>
      </w:ins>
    </w:p>
    <w:p w:rsidR="00593CAB" w:rsidRDefault="00CA2CFD" w:rsidP="00593CAB">
      <w:pPr>
        <w:pStyle w:val="Paragraphedeliste"/>
        <w:numPr>
          <w:ilvl w:val="1"/>
          <w:numId w:val="36"/>
        </w:numPr>
        <w:rPr>
          <w:ins w:id="258" w:author="EPR_Consultant07" w:date="2014-03-17T14:57:00Z"/>
        </w:rPr>
        <w:pPrChange w:id="259" w:author="EPR_Consultant07" w:date="2014-03-17T14:57:00Z">
          <w:pPr>
            <w:pStyle w:val="Paragraphedeliste"/>
            <w:numPr>
              <w:numId w:val="36"/>
            </w:numPr>
            <w:ind w:left="1065" w:hanging="360"/>
          </w:pPr>
        </w:pPrChange>
      </w:pPr>
      <w:ins w:id="260" w:author="EPR_Consultant07" w:date="2014-03-17T14:58:00Z">
        <w:r>
          <w:t xml:space="preserve">Un </w:t>
        </w:r>
      </w:ins>
      <w:ins w:id="261" w:author="EPR_Consultant07" w:date="2014-03-17T14:55:00Z">
        <w:r w:rsidR="00593CAB">
          <w:t>Smartphone</w:t>
        </w:r>
      </w:ins>
      <w:ins w:id="262" w:author="EPR_Consultant07" w:date="2014-03-17T14:58:00Z">
        <w:r>
          <w:t xml:space="preserve"> type iPhone</w:t>
        </w:r>
      </w:ins>
    </w:p>
    <w:p w:rsidR="005A7EBD" w:rsidRPr="00392240" w:rsidRDefault="00CA2CFD" w:rsidP="00593CAB">
      <w:pPr>
        <w:pStyle w:val="Paragraphedeliste"/>
        <w:numPr>
          <w:ilvl w:val="1"/>
          <w:numId w:val="36"/>
        </w:numPr>
        <w:pPrChange w:id="263" w:author="EPR_Consultant07" w:date="2014-03-17T14:57:00Z">
          <w:pPr>
            <w:pStyle w:val="Paragraphedeliste"/>
            <w:numPr>
              <w:numId w:val="36"/>
            </w:numPr>
            <w:ind w:left="1065" w:hanging="360"/>
          </w:pPr>
        </w:pPrChange>
      </w:pPr>
      <w:ins w:id="264" w:author="EPR_Consultant07" w:date="2014-03-17T14:58:00Z">
        <w:r>
          <w:t xml:space="preserve">Une </w:t>
        </w:r>
      </w:ins>
      <w:ins w:id="265" w:author="EPR_Consultant07" w:date="2014-03-17T14:55:00Z">
        <w:r w:rsidR="00593CAB">
          <w:t>tablett</w:t>
        </w:r>
      </w:ins>
      <w:ins w:id="266" w:author="EPR_Consultant07" w:date="2014-03-17T14:58:00Z">
        <w:r>
          <w:t xml:space="preserve">e type </w:t>
        </w:r>
        <w:proofErr w:type="spellStart"/>
        <w:r>
          <w:t>iPad</w:t>
        </w:r>
      </w:ins>
      <w:proofErr w:type="spellEnd"/>
    </w:p>
    <w:p w:rsidR="005A7EBD" w:rsidRPr="00392240" w:rsidDel="00CA2CFD" w:rsidRDefault="005A7EBD" w:rsidP="00CA2CFD">
      <w:pPr>
        <w:pStyle w:val="Paragraphedeliste"/>
        <w:ind w:left="1065"/>
        <w:rPr>
          <w:del w:id="267" w:author="EPR_Consultant07" w:date="2014-03-17T14:58:00Z"/>
        </w:rPr>
        <w:pPrChange w:id="268" w:author="EPR_Consultant07" w:date="2014-03-17T14:58:00Z">
          <w:pPr>
            <w:pStyle w:val="Paragraphedeliste"/>
            <w:numPr>
              <w:numId w:val="36"/>
            </w:numPr>
            <w:ind w:left="1065" w:hanging="360"/>
          </w:pPr>
        </w:pPrChange>
      </w:pPr>
      <w:del w:id="269" w:author="EPR_Consultant07" w:date="2014-03-17T14:58:00Z">
        <w:r w:rsidRPr="00392240" w:rsidDel="00CA2CFD">
          <w:delText>Les cibles utilisées peuvent être un smartphone, une tablette ou un PC.</w:delText>
        </w:r>
      </w:del>
    </w:p>
    <w:p w:rsidR="005A7EBD" w:rsidRPr="00392240" w:rsidRDefault="005A7EBD" w:rsidP="005A7EBD">
      <w:pPr>
        <w:pStyle w:val="Paragraphedeliste"/>
        <w:numPr>
          <w:ilvl w:val="0"/>
          <w:numId w:val="36"/>
        </w:numPr>
      </w:pPr>
      <w:r w:rsidRPr="00392240">
        <w:t xml:space="preserve">Le projet doit couvrir tous les besoins fonctionnels et les contraintes décrites dans </w:t>
      </w:r>
      <w:r w:rsidRPr="00392240">
        <w:rPr>
          <w:b/>
        </w:rPr>
        <w:t>les chapitres 3.2 et 3.3.</w:t>
      </w:r>
      <w:r w:rsidRPr="00392240">
        <w:t xml:space="preserve">  </w:t>
      </w:r>
    </w:p>
    <w:p w:rsidR="002A6771" w:rsidRPr="00392240" w:rsidRDefault="002A6771" w:rsidP="00D11477">
      <w:pPr>
        <w:pStyle w:val="Paragraphedeliste"/>
        <w:ind w:left="1065"/>
      </w:pPr>
    </w:p>
    <w:p w:rsidR="00D11477" w:rsidRPr="00392240" w:rsidRDefault="00D11477" w:rsidP="00D11477">
      <w:pPr>
        <w:pStyle w:val="Titre3"/>
      </w:pPr>
      <w:bookmarkStart w:id="270" w:name="_Toc382995677"/>
      <w:r w:rsidRPr="00392240">
        <w:t>Utilisation :</w:t>
      </w:r>
      <w:bookmarkEnd w:id="270"/>
    </w:p>
    <w:p w:rsidR="00D11477" w:rsidRPr="00392240" w:rsidRDefault="00D11477" w:rsidP="00D11477">
      <w:r w:rsidRPr="00392240">
        <w:t>Le logiciel doit fournir les services suivants :</w:t>
      </w:r>
    </w:p>
    <w:p w:rsidR="00D11477" w:rsidRPr="00392240" w:rsidRDefault="00D11477" w:rsidP="00D11477">
      <w:pPr>
        <w:pStyle w:val="Paragraphedeliste"/>
        <w:numPr>
          <w:ilvl w:val="0"/>
          <w:numId w:val="36"/>
        </w:numPr>
      </w:pPr>
      <w:del w:id="271" w:author="EPR_Consultant07" w:date="2014-03-17T16:08:00Z">
        <w:r w:rsidRPr="00392240" w:rsidDel="00CC252A">
          <w:delText>Faciliter l’utilisation</w:delText>
        </w:r>
      </w:del>
      <w:ins w:id="272" w:author="EPR_Consultant07" w:date="2014-03-17T16:08:00Z">
        <w:r w:rsidR="00CC252A">
          <w:t xml:space="preserve">Proposer </w:t>
        </w:r>
      </w:ins>
      <w:del w:id="273" w:author="EPR_Consultant07" w:date="2014-03-17T16:08:00Z">
        <w:r w:rsidRPr="00392240" w:rsidDel="00CC252A">
          <w:delText xml:space="preserve"> l’</w:delText>
        </w:r>
      </w:del>
      <w:ins w:id="274" w:author="EPR_Consultant07" w:date="2014-03-17T16:08:00Z">
        <w:r w:rsidR="00CC252A">
          <w:t xml:space="preserve">une </w:t>
        </w:r>
      </w:ins>
      <w:r w:rsidRPr="00392240">
        <w:t>IHM</w:t>
      </w:r>
      <w:ins w:id="275" w:author="EPR_Consultant07" w:date="2014-03-17T16:08:00Z">
        <w:r w:rsidR="00CC252A">
          <w:t xml:space="preserve"> claire et adaptée au support</w:t>
        </w:r>
      </w:ins>
      <w:r w:rsidRPr="00392240">
        <w:t>,</w:t>
      </w:r>
    </w:p>
    <w:p w:rsidR="00D11477" w:rsidRPr="00392240" w:rsidRDefault="00D11477" w:rsidP="00D11477">
      <w:pPr>
        <w:pStyle w:val="Paragraphedeliste"/>
        <w:numPr>
          <w:ilvl w:val="0"/>
          <w:numId w:val="36"/>
        </w:numPr>
      </w:pPr>
      <w:del w:id="276" w:author="EPR_Consultant07" w:date="2014-03-17T16:09:00Z">
        <w:r w:rsidRPr="00392240" w:rsidDel="00CC252A">
          <w:delText xml:space="preserve">Pouvoir </w:delText>
        </w:r>
      </w:del>
      <w:ins w:id="277" w:author="EPR_Consultant07" w:date="2014-03-17T16:09:00Z">
        <w:r w:rsidR="00CC252A">
          <w:t>Permettre la connexion</w:t>
        </w:r>
      </w:ins>
      <w:del w:id="278" w:author="EPR_Consultant07" w:date="2014-03-17T16:09:00Z">
        <w:r w:rsidRPr="00392240" w:rsidDel="00CC252A">
          <w:delText>se connecter</w:delText>
        </w:r>
      </w:del>
      <w:ins w:id="279" w:author="EPR_Consultant07" w:date="2014-03-17T16:09:00Z">
        <w:r w:rsidR="00CC252A">
          <w:t xml:space="preserve"> </w:t>
        </w:r>
      </w:ins>
      <w:del w:id="280" w:author="EPR_Consultant07" w:date="2014-03-17T16:09:00Z">
        <w:r w:rsidRPr="00392240" w:rsidDel="00CC252A">
          <w:delText xml:space="preserve"> </w:delText>
        </w:r>
      </w:del>
      <w:r w:rsidRPr="00392240">
        <w:t>à distance sur l’IHM embarqué</w:t>
      </w:r>
      <w:ins w:id="281" w:author="EPR_Consultant07" w:date="2014-03-17T16:09:00Z">
        <w:r w:rsidR="00CC252A">
          <w:t>e</w:t>
        </w:r>
      </w:ins>
      <w:r w:rsidRPr="00392240">
        <w:t xml:space="preserve">, </w:t>
      </w:r>
    </w:p>
    <w:p w:rsidR="00D11477" w:rsidRPr="00392240" w:rsidRDefault="00D11477" w:rsidP="00D11477">
      <w:pPr>
        <w:pStyle w:val="Paragraphedeliste"/>
        <w:numPr>
          <w:ilvl w:val="0"/>
          <w:numId w:val="36"/>
        </w:numPr>
      </w:pPr>
      <w:r w:rsidRPr="00392240">
        <w:t>Sauvegarder les données du véhicule sur une base de données,</w:t>
      </w:r>
    </w:p>
    <w:p w:rsidR="00D11477" w:rsidRDefault="00D11477" w:rsidP="00D11477">
      <w:pPr>
        <w:pStyle w:val="Paragraphedeliste"/>
        <w:numPr>
          <w:ilvl w:val="0"/>
          <w:numId w:val="36"/>
        </w:numPr>
        <w:rPr>
          <w:ins w:id="282" w:author="EPR_Consultant07" w:date="2014-03-17T16:07:00Z"/>
        </w:rPr>
      </w:pPr>
      <w:r w:rsidRPr="00392240">
        <w:t>Surveiller l’état du véhicule,</w:t>
      </w:r>
    </w:p>
    <w:p w:rsidR="00CC252A" w:rsidRPr="00392240" w:rsidRDefault="00CC252A" w:rsidP="00D11477">
      <w:pPr>
        <w:pStyle w:val="Paragraphedeliste"/>
        <w:numPr>
          <w:ilvl w:val="0"/>
          <w:numId w:val="36"/>
        </w:numPr>
      </w:pPr>
      <w:ins w:id="283" w:author="EPR_Consultant07" w:date="2014-03-17T16:07:00Z">
        <w:r>
          <w:t>Piloter des applications de type info-divertissement</w:t>
        </w:r>
      </w:ins>
    </w:p>
    <w:p w:rsidR="00D11477" w:rsidRPr="00392240" w:rsidRDefault="00D11477" w:rsidP="00D11477">
      <w:pPr>
        <w:pStyle w:val="Paragraphedeliste"/>
        <w:ind w:left="1065"/>
      </w:pPr>
    </w:p>
    <w:p w:rsidR="00EC1C42" w:rsidRPr="00392240" w:rsidRDefault="00EC1C42" w:rsidP="00EC1C42">
      <w:pPr>
        <w:pStyle w:val="Titre3"/>
      </w:pPr>
      <w:bookmarkStart w:id="284" w:name="_Toc382995678"/>
      <w:r w:rsidRPr="00392240">
        <w:t>Description de l’existant :</w:t>
      </w:r>
      <w:bookmarkEnd w:id="284"/>
    </w:p>
    <w:p w:rsidR="00E169DB" w:rsidRPr="00392240" w:rsidRDefault="00E169DB" w:rsidP="00E169DB"/>
    <w:p w:rsidR="006826B3" w:rsidRDefault="006826B3" w:rsidP="00E169DB">
      <w:pPr>
        <w:ind w:firstLine="709"/>
        <w:rPr>
          <w:ins w:id="285" w:author="EPR_Consultant07" w:date="2014-03-17T16:44:00Z"/>
        </w:rPr>
      </w:pPr>
      <w:r w:rsidRPr="00392240">
        <w:t xml:space="preserve">La plupart des </w:t>
      </w:r>
      <w:proofErr w:type="spellStart"/>
      <w:r w:rsidRPr="00392240">
        <w:t>IHMs</w:t>
      </w:r>
      <w:proofErr w:type="spellEnd"/>
      <w:r w:rsidRPr="00392240">
        <w:t xml:space="preserve"> embarquées aujourd’hui dans le monde de l’automobile fournissent beaucoup de services comme par exemple la navigation, l’affichage de la vitesse, l’affichage du niveau carburant, </w:t>
      </w:r>
      <w:ins w:id="286" w:author="EPR_Consultant07" w:date="2014-03-17T16:10:00Z">
        <w:r w:rsidR="00CC252A">
          <w:t>ainsi que différent</w:t>
        </w:r>
      </w:ins>
      <w:ins w:id="287" w:author="EPR_Consultant07" w:date="2014-03-17T16:45:00Z">
        <w:r w:rsidR="00C963E4">
          <w:t>e</w:t>
        </w:r>
      </w:ins>
      <w:ins w:id="288" w:author="EPR_Consultant07" w:date="2014-03-17T16:10:00Z">
        <w:r w:rsidR="00CC252A">
          <w:t xml:space="preserve">s </w:t>
        </w:r>
      </w:ins>
      <w:del w:id="289" w:author="EPR_Consultant07" w:date="2014-03-17T16:45:00Z">
        <w:r w:rsidRPr="00392240" w:rsidDel="00C963E4">
          <w:delText xml:space="preserve">service </w:delText>
        </w:r>
      </w:del>
      <w:ins w:id="290" w:author="EPR_Consultant07" w:date="2014-03-17T16:45:00Z">
        <w:r w:rsidR="00C963E4">
          <w:t>application</w:t>
        </w:r>
        <w:r w:rsidR="00C963E4" w:rsidRPr="00392240">
          <w:t xml:space="preserve"> </w:t>
        </w:r>
      </w:ins>
      <w:r w:rsidRPr="00392240">
        <w:t xml:space="preserve">multimédia. </w:t>
      </w:r>
    </w:p>
    <w:p w:rsidR="00C963E4" w:rsidRPr="00392240" w:rsidRDefault="00C963E4" w:rsidP="00E169DB">
      <w:pPr>
        <w:ind w:firstLine="709"/>
      </w:pPr>
    </w:p>
    <w:p w:rsidR="00EC1C42" w:rsidRPr="00392240" w:rsidRDefault="00EC1C42" w:rsidP="00EC1C42">
      <w:pPr>
        <w:pStyle w:val="Titre3"/>
      </w:pPr>
      <w:bookmarkStart w:id="291" w:name="_Toc382995679"/>
      <w:r w:rsidRPr="00392240">
        <w:lastRenderedPageBreak/>
        <w:t>Critère d’acceptabilité du produit :</w:t>
      </w:r>
      <w:bookmarkEnd w:id="291"/>
    </w:p>
    <w:p w:rsidR="006826B3" w:rsidRPr="00392240" w:rsidRDefault="006826B3" w:rsidP="006826B3"/>
    <w:p w:rsidR="006826B3" w:rsidRPr="00392240" w:rsidRDefault="006826B3" w:rsidP="00FD7DB8">
      <w:pPr>
        <w:ind w:firstLine="709"/>
      </w:pPr>
      <w:r w:rsidRPr="00392240">
        <w:t xml:space="preserve">Le </w:t>
      </w:r>
      <w:r w:rsidR="004752EC" w:rsidRPr="00392240">
        <w:t>logiciel</w:t>
      </w:r>
      <w:r w:rsidRPr="00392240">
        <w:t xml:space="preserve"> sera </w:t>
      </w:r>
      <w:r w:rsidR="004752EC" w:rsidRPr="00392240">
        <w:t>testé</w:t>
      </w:r>
      <w:r w:rsidRPr="00392240">
        <w:t xml:space="preserve"> suivant un plan de validation qui sera </w:t>
      </w:r>
      <w:r w:rsidR="00E169DB" w:rsidRPr="00392240">
        <w:t>rédigé</w:t>
      </w:r>
      <w:r w:rsidRPr="00392240">
        <w:t xml:space="preserve"> à partir des exigences de conception</w:t>
      </w:r>
      <w:r w:rsidR="00E169DB" w:rsidRPr="00392240">
        <w:t xml:space="preserve"> pour les tests d’intégration</w:t>
      </w:r>
      <w:r w:rsidR="004752EC" w:rsidRPr="00392240">
        <w:t xml:space="preserve"> qui vérifient chaque module du logiciel, pour ce qui est des tests d’</w:t>
      </w:r>
      <w:proofErr w:type="spellStart"/>
      <w:r w:rsidR="004752EC" w:rsidRPr="00392240">
        <w:t>acceptance</w:t>
      </w:r>
      <w:proofErr w:type="spellEnd"/>
      <w:r w:rsidR="004752EC" w:rsidRPr="00392240">
        <w:t xml:space="preserve"> ils couvriront les exigences de spécifications.</w:t>
      </w:r>
    </w:p>
    <w:p w:rsidR="004752EC" w:rsidRPr="00392240" w:rsidDel="00CC252A" w:rsidRDefault="004752EC" w:rsidP="00FD7DB8">
      <w:pPr>
        <w:ind w:firstLine="709"/>
        <w:rPr>
          <w:del w:id="292" w:author="EPR_Consultant07" w:date="2014-03-17T16:11:00Z"/>
        </w:rPr>
      </w:pPr>
      <w:bookmarkStart w:id="293" w:name="_Toc382995680"/>
      <w:bookmarkEnd w:id="293"/>
    </w:p>
    <w:p w:rsidR="00EB2A11" w:rsidRPr="00392240" w:rsidDel="00CC252A" w:rsidRDefault="00EB2A11" w:rsidP="00FD7DB8">
      <w:pPr>
        <w:ind w:firstLine="709"/>
        <w:rPr>
          <w:del w:id="294" w:author="EPR_Consultant07" w:date="2014-03-17T16:11:00Z"/>
        </w:rPr>
      </w:pPr>
      <w:bookmarkStart w:id="295" w:name="_Toc382995681"/>
      <w:bookmarkEnd w:id="295"/>
    </w:p>
    <w:p w:rsidR="00031EFA" w:rsidRPr="00392240" w:rsidRDefault="00031EFA" w:rsidP="00EC1C42">
      <w:pPr>
        <w:pStyle w:val="Titre3"/>
      </w:pPr>
      <w:bookmarkStart w:id="296" w:name="_Toc382995682"/>
      <w:r w:rsidRPr="00392240">
        <w:t>Organisation du projet :</w:t>
      </w:r>
      <w:bookmarkEnd w:id="296"/>
    </w:p>
    <w:p w:rsidR="00031EFA" w:rsidRPr="00392240" w:rsidRDefault="00031EFA" w:rsidP="00031EFA">
      <w:pPr>
        <w:tabs>
          <w:tab w:val="center" w:pos="7483"/>
        </w:tabs>
      </w:pPr>
    </w:p>
    <w:p w:rsidR="00031EFA" w:rsidRPr="00392240" w:rsidRDefault="00031EFA" w:rsidP="00031EFA">
      <w:pPr>
        <w:tabs>
          <w:tab w:val="center" w:pos="7483"/>
        </w:tabs>
        <w:jc w:val="center"/>
      </w:pPr>
      <w:r w:rsidRPr="00392240">
        <w:t xml:space="preserve">     </w:t>
      </w:r>
      <w:moveFromRangeStart w:id="297" w:author="EPR_Consultant07" w:date="2014-03-17T16:26:00Z" w:name="move382836927"/>
      <w:moveFrom w:id="298" w:author="EPR_Consultant07" w:date="2014-03-17T16:26:00Z">
        <w:r w:rsidRPr="00392240" w:rsidDel="00B55B26">
          <w:t>Echange d’information</w:t>
        </w:r>
      </w:moveFrom>
      <w:moveFromRangeEnd w:id="297"/>
    </w:p>
    <w:p w:rsidR="00031EFA" w:rsidRPr="00392240" w:rsidRDefault="00031EFA" w:rsidP="00031EFA"/>
    <w:p w:rsidR="00031EFA" w:rsidRPr="00392240" w:rsidRDefault="00031EFA" w:rsidP="00031EFA"/>
    <w:p w:rsidR="00031EFA" w:rsidRPr="00392240" w:rsidRDefault="00B55B26" w:rsidP="00031EFA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55BEC1F" wp14:editId="627E4703">
                <wp:simplePos x="0" y="0"/>
                <wp:positionH relativeFrom="column">
                  <wp:posOffset>3794760</wp:posOffset>
                </wp:positionH>
                <wp:positionV relativeFrom="paragraph">
                  <wp:posOffset>46355</wp:posOffset>
                </wp:positionV>
                <wp:extent cx="2375535" cy="1200150"/>
                <wp:effectExtent l="0" t="0" r="24765" b="19050"/>
                <wp:wrapNone/>
                <wp:docPr id="2911" name="Rectangle à coins arrondis 2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535" cy="1200150"/>
                        </a:xfrm>
                        <a:prstGeom prst="roundRect">
                          <a:avLst>
                            <a:gd name="adj" fmla="val 27048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6C89" w:rsidRPr="00031EFA" w:rsidRDefault="007F6C89" w:rsidP="00031EF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911" o:spid="_x0000_s1042" style="position:absolute;left:0;text-align:left;margin-left:298.8pt;margin-top:3.65pt;width:187.05pt;height:94.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7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ifygIAAOwFAAAOAAAAZHJzL2Uyb0RvYy54bWysVM1u2zAMvg/YOwi6r7bTZGmDOkXQosOA&#10;ri3aDj0rspRokERNUv72NHuXvdgo2XGyrdhh2MUWRfIj+YnkxeXWaLIWPiiwNa1OSkqE5dAou6jp&#10;5+ebd2eUhMhswzRYUdOdCPRy+vbNxcZNxACWoBvhCYLYMNm4mi5jdJOiCHwpDAsn4IRFpQRvWETR&#10;L4rGsw2iG10MyvJ9sQHfOA9chIC3162STjO+lILHeymDiETXFHOL+evzd56+xfSCTRaeuaXiXRrs&#10;H7IwTFkM2kNds8jIyqs/oIziHgLIeMLBFCCl4iLXgNVU5W/VPC2ZE7kWJCe4nqbw/2D53frBE9XU&#10;dHBeVZRYZvCVHpE3ZhdakB/fCQdlA2Heg21UINkOadu4MEHvJ/fgOyngMXGwld6kP1ZHtpnqXU+1&#10;2EbC8XJwOh6NTkeUcNRV+JLVKD9GcXB3PsQPAgxJh5p6WNkmJZZ5ZuvbEDPhTZcza75QIo3G51sz&#10;TQbjcniWnhcRO2M87TGTZwCtmhuldRZSw4kr7Qk613S+qHIYvTKfoGnvzkZluc8x92cyz/hHSEWi&#10;pSUin+JOi4Sv7aOQyHMqPSP3CC0441zY2AYNS9aI9jqFfD1mBkzIEivosTuAX4vZY7dkdPbJVeQB&#10;6Z3LvyXWOvceOTLY2DsbZcG/BqCxqi5ya4+UHVGTjnE73+YeHCfLdDOHZod96aEd2OD4jcIuuGUh&#10;PjCPT4yzjFsn3uNHatjUFLoTJUvw3167T/Y4OKilZIMTX9PwdcW8oER/tDhS59VwmFZEFoaj8QAF&#10;f6yZH2vsylwBdgrODGaXj8k+6v1RejAvuJxmKSqqmOUYu6Y8+r1wFdtNhOuNi9ksm+FacCze2ifH&#10;E3jiOTXt8/aFedeNQsQpuoP9duj6u+X4YJs8LcxWEaSKSXngtRNwpeT27dZf2lnHcrY6LOnpTwAA&#10;AP//AwBQSwMEFAAGAAgAAAAhAEeFREbfAAAACQEAAA8AAABkcnMvZG93bnJldi54bWxMj9FOg0AQ&#10;Rd9N/IfNmPhml9IUBFkaYmz0wTRK+wFbmAIpO0vYbcG/d3yyj5N7cu+ZbDObXlxxdJ0lBctFAAKp&#10;snVHjYLDfvv0DMJ5TbXuLaGCH3Swye/vMp3WdqJvvJa+EVxCLtUKWu+HVEpXtWi0W9gBibOTHY32&#10;fI6NrEc9cbnpZRgEkTS6I15o9YCvLVbn8mIUvH240G3fw11SNJ+79aH8Cor9pNTjw1y8gPA4+38Y&#10;/vRZHXJ2OtoL1U70CtZJHDGqIF6B4DyJlzGII4NJtAKZZ/L2g/wXAAD//wMAUEsBAi0AFAAGAAgA&#10;AAAhALaDOJL+AAAA4QEAABMAAAAAAAAAAAAAAAAAAAAAAFtDb250ZW50X1R5cGVzXS54bWxQSwEC&#10;LQAUAAYACAAAACEAOP0h/9YAAACUAQAACwAAAAAAAAAAAAAAAAAvAQAAX3JlbHMvLnJlbHNQSwEC&#10;LQAUAAYACAAAACEA08Ron8oCAADsBQAADgAAAAAAAAAAAAAAAAAuAgAAZHJzL2Uyb0RvYy54bWxQ&#10;SwECLQAUAAYACAAAACEAR4VERt8AAAAJAQAADwAAAAAAAAAAAAAAAAAkBQAAZHJzL2Rvd25yZXYu&#10;eG1sUEsFBgAAAAAEAAQA8wAAADAGAAAAAA==&#10;" fillcolor="#d8d8d8 [2732]" strokecolor="#243f60 [1604]" strokeweight="2pt">
                <v:textbox>
                  <w:txbxContent>
                    <w:p w:rsidR="007F6C89" w:rsidRPr="00031EFA" w:rsidRDefault="007F6C89" w:rsidP="00031EFA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177318E" wp14:editId="74B4EAE7">
                <wp:simplePos x="0" y="0"/>
                <wp:positionH relativeFrom="column">
                  <wp:posOffset>-272415</wp:posOffset>
                </wp:positionH>
                <wp:positionV relativeFrom="paragraph">
                  <wp:posOffset>-1270</wp:posOffset>
                </wp:positionV>
                <wp:extent cx="2381250" cy="1247775"/>
                <wp:effectExtent l="0" t="0" r="19050" b="28575"/>
                <wp:wrapNone/>
                <wp:docPr id="3043" name="Rectangle à coins arrondis 3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247775"/>
                        </a:xfrm>
                        <a:prstGeom prst="roundRect">
                          <a:avLst>
                            <a:gd name="adj" fmla="val 3116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3043" o:spid="_x0000_s1026" style="position:absolute;margin-left:-21.45pt;margin-top:-.1pt;width:187.5pt;height:98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42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EfwQIAANoFAAAOAAAAZHJzL2Uyb0RvYy54bWysVM1u2zAMvg/YOwi6r7bz03ZBnSJo0WFA&#10;1xZth54VWUo0SKImKX97mr3LXmyU7DjZVuww7GKTIvmR/ETx4nJrNFkLHxTYmlYnJSXCcmiUXdT0&#10;8/PNu3NKQmS2YRqsqOlOBHo5ffvmYuMmYgBL0I3wBEFsmGxcTZcxuklRBL4UhoUTcMKiUYI3LKLq&#10;F0Xj2QbRjS4GZXlabMA3zgMXIeDpdWuk04wvpeDxXsogItE1xdpi/vr8nadvMb1gk4Vnbql4Vwb7&#10;hyoMUxaT9lDXLDKy8uoPKKO4hwAynnAwBUipuMg9YDdV+Vs3T0vmRO4FyQmupyn8P1h+t37wRDU1&#10;HZajISWWGbylR+SN2YUW5Md3wkHZQJj3YBsVSPZD2jYuTDD6yT34TgsoJg620pv0x+7INlO966kW&#10;20g4Hg6G59VgjDfC0VYNRmdnZ+N0GcUh3PkQPwgwJAk19bCyTSos88zWtyFmwpuuZtZ8oUQajde3&#10;ZpoMq+o0Xy8ids4o7TFTZACtmhuldVbSwIkr7QkG13S+qHIavTKfoGnPzsdluUfM85ncc8VHSEWi&#10;pSUiS3GnRcLX9lFI5Dm1npF7hBaccS5sbJOGJWtEe5xSvp4zAyZkiR302B3Ar83ssVt6O/8UKvID&#10;6YPLvxXWBvcROTPY2AcbZcG/BqCxqy5z64+UHVGTxDk0O5xCD+3zDI7fKLzzWxbiA/N4oTgnuGPi&#10;PX6khk1NoZMoWYL/9tp58sdnglZKNvi+axq+rpgXlOiPFh/Q+2o0SgshK6Px2QAVf2yZH1vsylwB&#10;zkWF28zxLCb/qPei9GBecBXNUlY0Mcsxd0159HvlKrZ7B5cZF7NZdsMl4Fi8tU+OJ/DEahrR5+0L&#10;864b/Ihv5g72u6Cb5pbRg2+KtDBbRZAqJuOB107BBZKHtVt2aUMd69nrsJKnPwEAAP//AwBQSwME&#10;FAAGAAgAAAAhAJLVcZXhAAAACQEAAA8AAABkcnMvZG93bnJldi54bWxMj8tOwzAQRfdI/IM1SGxQ&#10;6zxQoSFOxbOoYoFou2HnxkMSiMdR7Cbh7xlWsJvRPbpzJl9NthUD9r5xpCCeRyCQSmcaqhTsd0+z&#10;axA+aDK6dYQKvtHDqjg9yXVm3EhvOGxDJbiEfKYV1CF0mZS+rNFqP3cdEmcfrrc68NpX0vR65HLb&#10;yiSKFtLqhvhCrTu8r7H82h6tgnE/yIfd5zvexS/lRfV6tXlcP2+UOj+bbm9ABJzCHwy/+qwOBTsd&#10;3JGMF62C2WWyZJSHBATnaZrEIA4MLhcpyCKX/z8ofgAAAP//AwBQSwECLQAUAAYACAAAACEAtoM4&#10;kv4AAADhAQAAEwAAAAAAAAAAAAAAAAAAAAAAW0NvbnRlbnRfVHlwZXNdLnhtbFBLAQItABQABgAI&#10;AAAAIQA4/SH/1gAAAJQBAAALAAAAAAAAAAAAAAAAAC8BAABfcmVscy8ucmVsc1BLAQItABQABgAI&#10;AAAAIQC9yFEfwQIAANoFAAAOAAAAAAAAAAAAAAAAAC4CAABkcnMvZTJvRG9jLnhtbFBLAQItABQA&#10;BgAIAAAAIQCS1XGV4QAAAAkBAAAPAAAAAAAAAAAAAAAAABsFAABkcnMvZG93bnJldi54bWxQSwUG&#10;AAAAAAQABADzAAAAKQYAAAAA&#10;" fillcolor="#d8d8d8 [2732]" strokecolor="#243f60 [1604]" strokeweight="2pt"/>
            </w:pict>
          </mc:Fallback>
        </mc:AlternateContent>
      </w:r>
    </w:p>
    <w:p w:rsidR="00031EFA" w:rsidRPr="00392240" w:rsidRDefault="00C963E4" w:rsidP="00031EFA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802D874" wp14:editId="40368839">
                <wp:simplePos x="0" y="0"/>
                <wp:positionH relativeFrom="column">
                  <wp:posOffset>3890010</wp:posOffset>
                </wp:positionH>
                <wp:positionV relativeFrom="paragraph">
                  <wp:posOffset>98425</wp:posOffset>
                </wp:positionV>
                <wp:extent cx="2171700" cy="914400"/>
                <wp:effectExtent l="0" t="0" r="0" b="0"/>
                <wp:wrapNone/>
                <wp:docPr id="3056" name="Zone de texte 3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C89" w:rsidRPr="00C963E4" w:rsidRDefault="007F6C89" w:rsidP="00CC252A">
                            <w:pPr>
                              <w:jc w:val="center"/>
                              <w:rPr>
                                <w:b/>
                                <w:caps/>
                                <w:sz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299" w:author="EPR_Consultant07" w:date="2014-03-17T16:41:00Z">
                                  <w:rPr>
                                    <w:b/>
                                    <w:sz w:val="28"/>
                                  </w:rPr>
                                </w:rPrChange>
                              </w:rPr>
                            </w:pPr>
                            <w:r w:rsidRPr="00C963E4">
                              <w:rPr>
                                <w:b/>
                                <w:caps/>
                                <w:sz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00" w:author="EPR_Consultant07" w:date="2014-03-17T16:41:00Z">
                                  <w:rPr>
                                    <w:b/>
                                    <w:sz w:val="28"/>
                                  </w:rPr>
                                </w:rPrChange>
                              </w:rPr>
                              <w:t>Partenaire</w:t>
                            </w:r>
                            <w:r w:rsidR="00CC252A" w:rsidRPr="00C963E4">
                              <w:rPr>
                                <w:b/>
                                <w:caps/>
                                <w:sz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01" w:author="EPR_Consultant07" w:date="2014-03-17T16:41:00Z">
                                  <w:rPr>
                                    <w:b/>
                                    <w:sz w:val="28"/>
                                  </w:rPr>
                                </w:rPrChange>
                              </w:rPr>
                              <w:t>(s)</w:t>
                            </w:r>
                            <w:r w:rsidRPr="00C963E4">
                              <w:rPr>
                                <w:b/>
                                <w:caps/>
                                <w:sz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02" w:author="EPR_Consultant07" w:date="2014-03-17T16:41:00Z">
                                  <w:rPr>
                                    <w:b/>
                                    <w:sz w:val="28"/>
                                  </w:rPr>
                                </w:rPrChange>
                              </w:rPr>
                              <w:t xml:space="preserve"> </w:t>
                            </w:r>
                            <w:r w:rsidR="00CC252A" w:rsidRPr="00C963E4">
                              <w:rPr>
                                <w:b/>
                                <w:caps/>
                                <w:sz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03" w:author="EPR_Consultant07" w:date="2014-03-17T16:41:00Z">
                                  <w:rPr>
                                    <w:b/>
                                    <w:sz w:val="28"/>
                                  </w:rPr>
                                </w:rPrChange>
                              </w:rPr>
                              <w:t xml:space="preserve">&amp; Collaborateur(s) </w:t>
                            </w:r>
                            <w:r w:rsidRPr="00C963E4">
                              <w:rPr>
                                <w:b/>
                                <w:caps/>
                                <w:sz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04" w:author="EPR_Consultant07" w:date="2014-03-17T16:41:00Z">
                                  <w:rPr>
                                    <w:b/>
                                    <w:sz w:val="28"/>
                                  </w:rPr>
                                </w:rPrChange>
                              </w:rPr>
                              <w:t>du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56" o:spid="_x0000_s1043" type="#_x0000_t202" style="position:absolute;left:0;text-align:left;margin-left:306.3pt;margin-top:7.75pt;width:171pt;height:1in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mJOhQIAAHQFAAAOAAAAZHJzL2Uyb0RvYy54bWysVFtv0zAUfkfiP1h+Z0m7K9HSqWwaQpq2&#10;iQ5N4s117DXCsY3tNim/ns9O0laDlyFenJNz+c79XF51jSIb4XxtdEknRzklQnNT1fqlpN+ebj9c&#10;UOID0xVTRouSboWnV7P37y5bW4ipWRlVCUcAon3R2pKuQrBFlnm+Eg3zR8YKDaE0rmEBv+4lqxxr&#10;gd6obJrnZ1lrXGWd4cJ7cG96IZ0lfCkFDw9SehGIKiliC+l16V3GN5tdsuLFMbuq+RAG+4coGlZr&#10;ON1B3bDAyNrVf0A1NXfGGxmOuGkyI2XNRcoB2UzyV9ksVsyKlAuK4+2uTP7/wfL7zaMjdVXS4/z0&#10;jBLNGnTpO3pFKkGC6IIgSYJCtdYX0F9YWITuk+nQ8FjAyPdgxvw76Zr4RWYEcpR8uyszwAgHczo5&#10;n5znEHHIPk5OTkADJttbW+fDZ2EaEomSOrQxVZdt7nzoVUeV6Eyb21op8FmhNGlLenZ8mieDnQTg&#10;SkcFkYZigNlHnqiwVaIH+SokipISiIw0juJaObJhGCTGudAh5Z5woR21JIJ4i+Ggv4/qLcZ9HqNn&#10;o8POuKm1cSn7V2FXP8aQZa+Pmh/kHcnQLbs0DRdjY5em2qLfzvSr4y2/rdGUO+bDI3PYFfQR+x8e&#10;8EhlUHwzUJSsjPv1N37UxwhDSkmL3Sup/7lmTlCivmgMd5oJLGv6OTk9n8KHO5QsDyV63VwbdGWC&#10;S2N5IqN+UCMpnWmecSbm0StETHP4LmkYyevQXwScGS7m86SE9bQs3OmF5RE6NimO3FP3zJwd5jKu&#10;x70Zt5QVr8az142W2szXwcg6zW6sc1/Vof5Y7TT9wxmKt+PwP2ntj+XsNwAAAP//AwBQSwMEFAAG&#10;AAgAAAAhAKMkAyfgAAAACgEAAA8AAABkcnMvZG93bnJldi54bWxMj81OwzAQhO9IvIO1lbhRpxGO&#10;2hCnqiJVSAgOLb1w28RuEtU/IXbbwNOzPcFxZz7NzhTryRp20WPovZOwmCfAtGu86l0r4fCxfVwC&#10;CxGdQuOdlvCtA6zL+7sCc+Wvbqcv+9gyCnEhRwldjEPOeWg6bTHM/aAdeUc/Wox0ji1XI14p3Bqe&#10;JknGLfaOPnQ46KrTzWl/thJeq+077urULn9M9fJ23Axfh08h5cNs2jwDi3qKfzDc6lN1KKlT7c9O&#10;BWYkZIs0I5QMIYARsBJPJNQ3YSWAlwX/P6H8BQAA//8DAFBLAQItABQABgAIAAAAIQC2gziS/gAA&#10;AOEBAAATAAAAAAAAAAAAAAAAAAAAAABbQ29udGVudF9UeXBlc10ueG1sUEsBAi0AFAAGAAgAAAAh&#10;ADj9If/WAAAAlAEAAAsAAAAAAAAAAAAAAAAALwEAAF9yZWxzLy5yZWxzUEsBAi0AFAAGAAgAAAAh&#10;AE8+Yk6FAgAAdAUAAA4AAAAAAAAAAAAAAAAALgIAAGRycy9lMm9Eb2MueG1sUEsBAi0AFAAGAAgA&#10;AAAhAKMkAyfgAAAACgEAAA8AAAAAAAAAAAAAAAAA3wQAAGRycy9kb3ducmV2LnhtbFBLBQYAAAAA&#10;BAAEAPMAAADsBQAAAAA=&#10;" filled="f" stroked="f" strokeweight=".5pt">
                <v:textbox>
                  <w:txbxContent>
                    <w:p w:rsidR="007F6C89" w:rsidRPr="00C963E4" w:rsidRDefault="007F6C89" w:rsidP="00CC252A">
                      <w:pPr>
                        <w:jc w:val="center"/>
                        <w:rPr>
                          <w:b/>
                          <w:caps/>
                          <w:sz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05" w:author="EPR_Consultant07" w:date="2014-03-17T16:41:00Z">
                            <w:rPr>
                              <w:b/>
                              <w:sz w:val="28"/>
                            </w:rPr>
                          </w:rPrChange>
                        </w:rPr>
                      </w:pPr>
                      <w:r w:rsidRPr="00C963E4">
                        <w:rPr>
                          <w:b/>
                          <w:caps/>
                          <w:sz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06" w:author="EPR_Consultant07" w:date="2014-03-17T16:41:00Z">
                            <w:rPr>
                              <w:b/>
                              <w:sz w:val="28"/>
                            </w:rPr>
                          </w:rPrChange>
                        </w:rPr>
                        <w:t>Partenaire</w:t>
                      </w:r>
                      <w:r w:rsidR="00CC252A" w:rsidRPr="00C963E4">
                        <w:rPr>
                          <w:b/>
                          <w:caps/>
                          <w:sz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07" w:author="EPR_Consultant07" w:date="2014-03-17T16:41:00Z">
                            <w:rPr>
                              <w:b/>
                              <w:sz w:val="28"/>
                            </w:rPr>
                          </w:rPrChange>
                        </w:rPr>
                        <w:t>(s)</w:t>
                      </w:r>
                      <w:r w:rsidRPr="00C963E4">
                        <w:rPr>
                          <w:b/>
                          <w:caps/>
                          <w:sz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08" w:author="EPR_Consultant07" w:date="2014-03-17T16:41:00Z">
                            <w:rPr>
                              <w:b/>
                              <w:sz w:val="28"/>
                            </w:rPr>
                          </w:rPrChange>
                        </w:rPr>
                        <w:t xml:space="preserve"> </w:t>
                      </w:r>
                      <w:r w:rsidR="00CC252A" w:rsidRPr="00C963E4">
                        <w:rPr>
                          <w:b/>
                          <w:caps/>
                          <w:sz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09" w:author="EPR_Consultant07" w:date="2014-03-17T16:41:00Z">
                            <w:rPr>
                              <w:b/>
                              <w:sz w:val="28"/>
                            </w:rPr>
                          </w:rPrChange>
                        </w:rPr>
                        <w:t xml:space="preserve">&amp; Collaborateur(s) </w:t>
                      </w:r>
                      <w:r w:rsidRPr="00C963E4">
                        <w:rPr>
                          <w:b/>
                          <w:caps/>
                          <w:sz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10" w:author="EPR_Consultant07" w:date="2014-03-17T16:41:00Z">
                            <w:rPr>
                              <w:b/>
                              <w:sz w:val="28"/>
                            </w:rPr>
                          </w:rPrChange>
                        </w:rPr>
                        <w:t>du projet</w:t>
                      </w:r>
                    </w:p>
                  </w:txbxContent>
                </v:textbox>
              </v:shape>
            </w:pict>
          </mc:Fallback>
        </mc:AlternateContent>
      </w: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31EEA1B" wp14:editId="4407D79D">
                <wp:simplePos x="0" y="0"/>
                <wp:positionH relativeFrom="column">
                  <wp:posOffset>-62865</wp:posOffset>
                </wp:positionH>
                <wp:positionV relativeFrom="paragraph">
                  <wp:posOffset>29845</wp:posOffset>
                </wp:positionV>
                <wp:extent cx="2028825" cy="933450"/>
                <wp:effectExtent l="0" t="0" r="0" b="0"/>
                <wp:wrapNone/>
                <wp:docPr id="3055" name="Zone de texte 3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C89" w:rsidRPr="00C963E4" w:rsidRDefault="007F6C89" w:rsidP="00CC252A">
                            <w:pPr>
                              <w:jc w:val="center"/>
                              <w:rPr>
                                <w:b/>
                                <w:caps/>
                                <w:color w:val="EEECE1" w:themeColor="background2"/>
                                <w:sz w:val="28"/>
                                <w:szCs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11" w:author="EPR_Consultant07" w:date="2014-03-17T16:41:00Z">
                                  <w:rPr>
                                    <w:b/>
                                    <w:sz w:val="28"/>
                                    <w:szCs w:val="28"/>
                                  </w:rPr>
                                </w:rPrChange>
                              </w:rPr>
                            </w:pPr>
                            <w:r w:rsidRPr="00C963E4">
                              <w:rPr>
                                <w:b/>
                                <w:caps/>
                                <w:color w:val="EEECE1" w:themeColor="background2"/>
                                <w:sz w:val="28"/>
                                <w:szCs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12" w:author="EPR_Consultant07" w:date="2014-03-17T16:41:00Z">
                                  <w:rPr>
                                    <w:b/>
                                    <w:sz w:val="28"/>
                                    <w:szCs w:val="28"/>
                                  </w:rPr>
                                </w:rPrChange>
                              </w:rPr>
                              <w:t>Equipe du projet</w:t>
                            </w:r>
                            <w:r w:rsidR="00CC252A" w:rsidRPr="00C963E4">
                              <w:rPr>
                                <w:b/>
                                <w:caps/>
                                <w:color w:val="EEECE1" w:themeColor="background2"/>
                                <w:sz w:val="28"/>
                                <w:szCs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13" w:author="EPR_Consultant07" w:date="2014-03-17T16:41:00Z">
                                  <w:rPr>
                                    <w:b/>
                                    <w:sz w:val="28"/>
                                    <w:szCs w:val="28"/>
                                  </w:rPr>
                                </w:rPrChange>
                              </w:rPr>
                              <w:t xml:space="preserve"> </w:t>
                            </w:r>
                            <w:r w:rsidRPr="00C963E4">
                              <w:rPr>
                                <w:b/>
                                <w:caps/>
                                <w:color w:val="EEECE1" w:themeColor="background2"/>
                                <w:sz w:val="28"/>
                                <w:szCs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14" w:author="EPR_Consultant07" w:date="2014-03-17T16:41:00Z">
                                  <w:rPr>
                                    <w:b/>
                                    <w:sz w:val="28"/>
                                    <w:szCs w:val="28"/>
                                  </w:rPr>
                                </w:rPrChange>
                              </w:rPr>
                              <w:t>logiciel MATIS</w:t>
                            </w:r>
                            <w:r w:rsidR="00CC252A" w:rsidRPr="00C963E4">
                              <w:rPr>
                                <w:b/>
                                <w:caps/>
                                <w:color w:val="EEECE1" w:themeColor="background2"/>
                                <w:sz w:val="28"/>
                                <w:szCs w:val="28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:rPrChange w:id="315" w:author="EPR_Consultant07" w:date="2014-03-17T16:41:00Z">
                                  <w:rPr>
                                    <w:b/>
                                    <w:sz w:val="28"/>
                                    <w:szCs w:val="28"/>
                                  </w:rPr>
                                </w:rPrChange>
                              </w:rPr>
                              <w:t xml:space="preserve"> « RADOME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55" o:spid="_x0000_s1044" type="#_x0000_t202" style="position:absolute;left:0;text-align:left;margin-left:-4.95pt;margin-top:2.35pt;width:159.75pt;height:73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EMGhgIAAHQFAAAOAAAAZHJzL2Uyb0RvYy54bWysVEtvEzEQviPxHyzf6eZZ2qibKrQqQqpo&#10;RYsqcXO8drPC6zG2k2z49Xz25kXhUsRldzzv+eZxcdk2hq2UDzXZkvdPepwpK6mq7XPJvz7evDvj&#10;LERhK2HIqpJvVOCX07dvLtZuoga0IFMpz+DEhsnalXwRo5sURZAL1YhwQk5ZCDX5RkQ8/XNRebGG&#10;98YUg17vtFiTr5wnqUIA97oT8mn2r7WS8U7roCIzJUduMX99/s7Tt5heiMmzF25Ry20a4h+yaERt&#10;EXTv6lpEwZa+/sNVU0tPgXQ8kdQUpHUtVa4B1fR7L6p5WAinci0AJ7g9TOH/uZWfV/ee1VXJh73x&#10;mDMrGnTpG3rFKsWiaqNiWQKg1i5MoP/gYBHbD9Si4QnAxA9gpvpb7Zv0R2UMckC+2cMMZ0yCOegN&#10;zs4GCCYhOx8OR+Pch+Jg7XyIHxU1LBEl92hjRlesbkNERKjuVFIwSze1MbmVxrJ1yU+HcPmbBBbG&#10;Jo7KQ7F1c8g8U3FjVNIx9ovSACUXkBh5HNWV8WwlMEhCSmVjrj37hXbS0kjiNYZb/UNWrzHu6thF&#10;Jhv3xk1tyefqX6Rdfd+lrDt9AHlUdyJjO2/zNJzvGjunaoN+e+pWJzh5U6MptyLEe+GxK2gx9j/e&#10;4aMNAXzaUpwtyP/8Gz/pY4Qh5WyN3St5+LEUXnFmPlkM93l/NErLmh+j8fsBHv5YMj+W2GVzRehK&#10;H5fGyUwm/Wh2pPbUPOFMzFJUiISViF3yuCOvYncRcGakms2yEtbTiXhrH5xMrlOT0sg9tk/Cu+1c&#10;pvX4TLstFZMX49npJktLs2UkXefZTTh3qG7xx2rnkd6eoXQ7jt9Z63Asp78AAAD//wMAUEsDBBQA&#10;BgAIAAAAIQA15VCO4QAAAAgBAAAPAAAAZHJzL2Rvd25yZXYueG1sTI9NT8JAEIbvJv6HzZh4gy0o&#10;Hy3dEtKEmBg5gFy8TbtD29Cdrd0Fqr/e9aTHyfvkfZ9J14NpxZV611hWMBlHIIhLqxuuFBzft6Ml&#10;COeRNbaWScEXOVhn93cpJtreeE/Xg69EKGGXoILa+y6R0pU1GXRj2xGH7GR7gz6cfSV1j7dQblo5&#10;jaK5NNhwWKixo7ym8ny4GAWv+XaH+2Jqlt9t/vJ22nSfx4+ZUo8Pw2YFwtPg/2D41Q/qkAWnwl5Y&#10;O9EqGMVxIBU8L0CE+CmK5yCKwM0mC5BZKv8/kP0AAAD//wMAUEsBAi0AFAAGAAgAAAAhALaDOJL+&#10;AAAA4QEAABMAAAAAAAAAAAAAAAAAAAAAAFtDb250ZW50X1R5cGVzXS54bWxQSwECLQAUAAYACAAA&#10;ACEAOP0h/9YAAACUAQAACwAAAAAAAAAAAAAAAAAvAQAAX3JlbHMvLnJlbHNQSwECLQAUAAYACAAA&#10;ACEASPxDBoYCAAB0BQAADgAAAAAAAAAAAAAAAAAuAgAAZHJzL2Uyb0RvYy54bWxQSwECLQAUAAYA&#10;CAAAACEANeVQjuEAAAAIAQAADwAAAAAAAAAAAAAAAADgBAAAZHJzL2Rvd25yZXYueG1sUEsFBgAA&#10;AAAEAAQA8wAAAO4FAAAAAA==&#10;" filled="f" stroked="f" strokeweight=".5pt">
                <v:textbox>
                  <w:txbxContent>
                    <w:p w:rsidR="007F6C89" w:rsidRPr="00C963E4" w:rsidRDefault="007F6C89" w:rsidP="00CC252A">
                      <w:pPr>
                        <w:jc w:val="center"/>
                        <w:rPr>
                          <w:b/>
                          <w:caps/>
                          <w:color w:val="EEECE1" w:themeColor="background2"/>
                          <w:sz w:val="28"/>
                          <w:szCs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16" w:author="EPR_Consultant07" w:date="2014-03-17T16:41:00Z">
                            <w:rPr>
                              <w:b/>
                              <w:sz w:val="28"/>
                              <w:szCs w:val="28"/>
                            </w:rPr>
                          </w:rPrChange>
                        </w:rPr>
                      </w:pPr>
                      <w:r w:rsidRPr="00C963E4">
                        <w:rPr>
                          <w:b/>
                          <w:caps/>
                          <w:color w:val="EEECE1" w:themeColor="background2"/>
                          <w:sz w:val="28"/>
                          <w:szCs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17" w:author="EPR_Consultant07" w:date="2014-03-17T16:41:00Z">
                            <w:rPr>
                              <w:b/>
                              <w:sz w:val="28"/>
                              <w:szCs w:val="28"/>
                            </w:rPr>
                          </w:rPrChange>
                        </w:rPr>
                        <w:t>Equipe du projet</w:t>
                      </w:r>
                      <w:r w:rsidR="00CC252A" w:rsidRPr="00C963E4">
                        <w:rPr>
                          <w:b/>
                          <w:caps/>
                          <w:color w:val="EEECE1" w:themeColor="background2"/>
                          <w:sz w:val="28"/>
                          <w:szCs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18" w:author="EPR_Consultant07" w:date="2014-03-17T16:41:00Z">
                            <w:rPr>
                              <w:b/>
                              <w:sz w:val="28"/>
                              <w:szCs w:val="28"/>
                            </w:rPr>
                          </w:rPrChange>
                        </w:rPr>
                        <w:t xml:space="preserve"> </w:t>
                      </w:r>
                      <w:r w:rsidRPr="00C963E4">
                        <w:rPr>
                          <w:b/>
                          <w:caps/>
                          <w:color w:val="EEECE1" w:themeColor="background2"/>
                          <w:sz w:val="28"/>
                          <w:szCs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19" w:author="EPR_Consultant07" w:date="2014-03-17T16:41:00Z">
                            <w:rPr>
                              <w:b/>
                              <w:sz w:val="28"/>
                              <w:szCs w:val="28"/>
                            </w:rPr>
                          </w:rPrChange>
                        </w:rPr>
                        <w:t>logiciel MATIS</w:t>
                      </w:r>
                      <w:r w:rsidR="00CC252A" w:rsidRPr="00C963E4">
                        <w:rPr>
                          <w:b/>
                          <w:caps/>
                          <w:color w:val="EEECE1" w:themeColor="background2"/>
                          <w:sz w:val="28"/>
                          <w:szCs w:val="28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:rPrChange w:id="320" w:author="EPR_Consultant07" w:date="2014-03-17T16:41:00Z">
                            <w:rPr>
                              <w:b/>
                              <w:sz w:val="28"/>
                              <w:szCs w:val="28"/>
                            </w:rPr>
                          </w:rPrChange>
                        </w:rPr>
                        <w:t xml:space="preserve"> « RADOME »</w:t>
                      </w:r>
                    </w:p>
                  </w:txbxContent>
                </v:textbox>
              </v:shape>
            </w:pict>
          </mc:Fallback>
        </mc:AlternateContent>
      </w:r>
      <w:r w:rsidR="00A067EE"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BE778A6" wp14:editId="7A0C779B">
                <wp:simplePos x="0" y="0"/>
                <wp:positionH relativeFrom="column">
                  <wp:posOffset>1965960</wp:posOffset>
                </wp:positionH>
                <wp:positionV relativeFrom="paragraph">
                  <wp:posOffset>146050</wp:posOffset>
                </wp:positionV>
                <wp:extent cx="1971675" cy="552450"/>
                <wp:effectExtent l="57150" t="19050" r="85725" b="95250"/>
                <wp:wrapNone/>
                <wp:docPr id="3050" name="Double flèche horizontale 3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5524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5B26" w:rsidRPr="00A067EE" w:rsidRDefault="00B55B26" w:rsidP="00B55B26">
                            <w:pPr>
                              <w:jc w:val="center"/>
                              <w:rPr>
                                <w:color w:val="F2F2F2" w:themeColor="background1" w:themeShade="F2"/>
                                <w:sz w:val="22"/>
                                <w:szCs w:val="22"/>
                                <w:rPrChange w:id="321" w:author="EPR_Consultant07" w:date="2014-03-17T16:31:00Z">
                                  <w:rPr>
                                    <w:color w:val="FFFF00"/>
                                  </w:rPr>
                                </w:rPrChange>
                              </w:rPr>
                            </w:pPr>
                            <w:ins w:id="322" w:author="EPR_Consultant07" w:date="2014-03-17T16:26:00Z">
                              <w:r w:rsidRPr="00A067EE">
                                <w:rPr>
                                  <w:color w:val="F2F2F2" w:themeColor="background1" w:themeShade="F2"/>
                                  <w:sz w:val="22"/>
                                  <w:szCs w:val="22"/>
                                  <w:rPrChange w:id="323" w:author="EPR_Consultant07" w:date="2014-03-17T16:31:00Z">
                                    <w:rPr>
                                      <w:color w:val="FFFF00"/>
                                    </w:rPr>
                                  </w:rPrChange>
                                </w:rPr>
                                <w:t>Echange d’information</w:t>
                              </w:r>
                            </w:ins>
                            <w:ins w:id="324" w:author="EPR_Consultant07" w:date="2014-03-17T16:28:00Z">
                              <w:r w:rsidR="00960F08" w:rsidRPr="00A067EE">
                                <w:rPr>
                                  <w:color w:val="F2F2F2" w:themeColor="background1" w:themeShade="F2"/>
                                  <w:sz w:val="22"/>
                                  <w:szCs w:val="22"/>
                                  <w:rPrChange w:id="325" w:author="EPR_Consultant07" w:date="2014-03-17T16:31:00Z">
                                    <w:rPr>
                                      <w:color w:val="F2F2F2" w:themeColor="background1" w:themeShade="F2"/>
                                    </w:rPr>
                                  </w:rPrChange>
                                </w:rPr>
                                <w:t>s</w:t>
                              </w:r>
                            </w:ins>
                            <w:ins w:id="326" w:author="EPR_Consultant07" w:date="2014-03-17T16:26:00Z">
                              <w:r w:rsidRPr="00A067EE" w:rsidDel="00B55B26">
                                <w:rPr>
                                  <w:color w:val="F2F2F2" w:themeColor="background1" w:themeShade="F2"/>
                                  <w:sz w:val="22"/>
                                  <w:szCs w:val="22"/>
                                  <w:rPrChange w:id="327" w:author="EPR_Consultant07" w:date="2014-03-17T16:31:00Z">
                                    <w:rPr>
                                      <w:color w:val="FFFF00"/>
                                    </w:rPr>
                                  </w:rPrChange>
                                </w:rPr>
                                <w:t xml:space="preserve"> </w:t>
                              </w:r>
                            </w:ins>
                            <w:moveToRangeStart w:id="328" w:author="EPR_Consultant07" w:date="2014-03-17T16:26:00Z" w:name="move382836927"/>
                            <w:moveTo w:id="329" w:author="EPR_Consultant07" w:date="2014-03-17T16:26:00Z">
                              <w:del w:id="330" w:author="EPR_Consultant07" w:date="2014-03-17T16:26:00Z">
                                <w:r w:rsidRPr="00A067EE" w:rsidDel="00B55B26">
                                  <w:rPr>
                                    <w:color w:val="F2F2F2" w:themeColor="background1" w:themeShade="F2"/>
                                    <w:sz w:val="22"/>
                                    <w:szCs w:val="22"/>
                                    <w:rPrChange w:id="331" w:author="EPR_Consultant07" w:date="2014-03-17T16:31:00Z">
                                      <w:rPr>
                                        <w:color w:val="FFFF00"/>
                                      </w:rPr>
                                    </w:rPrChange>
                                  </w:rPr>
                                  <w:delText>Echange d’information</w:delText>
                                </w:r>
                              </w:del>
                            </w:moveTo>
                            <w:moveToRangeEnd w:id="32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Double flèche horizontale 3050" o:spid="_x0000_s1045" type="#_x0000_t69" style="position:absolute;left:0;text-align:left;margin-left:154.8pt;margin-top:11.5pt;width:155.25pt;height:43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5ttgQIAAEoFAAAOAAAAZHJzL2Uyb0RvYy54bWysVN1O2zAUvp+0d7B8P9KEFkZFiioQ0yQE&#10;FTBx7Tp2Y8nx8Wy3SXmivcdebMdOGhBDQpp2k/j4/H/nOz6/6BpNdsJ5Baak+dGEEmE4VMpsSvrj&#10;8frLV0p8YKZiGowo6V54erH4/Om8tXNRQA26Eo5gEOPnrS1pHYKdZ5nntWiYPwIrDColuIYFFN0m&#10;qxxrMXqjs2IyOclacJV1wIX3eHvVK+kixZdS8HAnpReB6JJibSF9Xfqu4zdbnLP5xjFbKz6Uwf6h&#10;ioYpg0nHUFcsMLJ16q9QjeIOPMhwxKHJQErFReoBu8knb7p5qJkVqRcEx9sRJv//wvLb3coRVZX0&#10;eDJDgAxrcEpXsF1rQaT+/QsHQWpw6hlMYHiXzBC11vo5Oj/YlRskj8cIQSddE//YHOkS0vsRadEF&#10;wvEyPzvNT05nlHDUzWbFFHNjmOzF2zofvgloSDyUVAsZ7tWmDkvnoE1Qs92ND73TwRgjxLr6StIp&#10;7LWIxWhzLyT2GXMn78Qwcakd2THkBuNcmDAbikjW0U0qrUfH448dB/voKhL7RufiY+fRI2VGvEfn&#10;Rhlw7wXQIR9Klr39AYG+7whB6NZdGnBRRNN4tYZqj1N30K+Dt/xaIco3zIcVc8h/JALudLjDj9TQ&#10;lhSGE41ceH7vPtojLVFLSYv7VFL/c8ucoER/N0jYs3w6jQuYhOnstEDBvdasX2vMtrkEHEuOr4fl&#10;6Rjtgz4cpYPmCVd/GbOiihmOuUvKgzsIl6Hfc3w8uFgukxkunWXhxjxYfiBC5M5j98ScHagWkKS3&#10;cNg9Nn/Ds942jsjAchtAqkTCF1yHEeDCJkIPj0t8EV7LyerlCVz8AQAA//8DAFBLAwQUAAYACAAA&#10;ACEA8ooJo90AAAAKAQAADwAAAGRycy9kb3ducmV2LnhtbEyPwU7DMBBE70j8g7VI3KidRESQxqlQ&#10;RSVuFS3i7MSuExGvg+026d+znOC42qeZN/VmcSO7mBAHjxKylQBmsPN6QCvh47h7eAIWk0KtRo9G&#10;wtVE2DS3N7WqtJ/x3VwOyTIKwVgpCX1KU8V57HrjVFz5ySD9Tj44legMluugZgp3I8+FKLlTA1JD&#10;ryaz7U33dTg7CXOxz9s3Nb9+WnvdfQ++3T7ug5T3d8vLGlgyS/qD4Vef1KEhp9afUUc2SijEc0mo&#10;hLygTQSUuciAtURmQgBvav5/QvMDAAD//wMAUEsBAi0AFAAGAAgAAAAhALaDOJL+AAAA4QEAABMA&#10;AAAAAAAAAAAAAAAAAAAAAFtDb250ZW50X1R5cGVzXS54bWxQSwECLQAUAAYACAAAACEAOP0h/9YA&#10;AACUAQAACwAAAAAAAAAAAAAAAAAvAQAAX3JlbHMvLnJlbHNQSwECLQAUAAYACAAAACEAOHebbYEC&#10;AABKBQAADgAAAAAAAAAAAAAAAAAuAgAAZHJzL2Uyb0RvYy54bWxQSwECLQAUAAYACAAAACEA8ooJ&#10;o90AAAAKAQAADwAAAAAAAAAAAAAAAADbBAAAZHJzL2Rvd25yZXYueG1sUEsFBgAAAAAEAAQA8wAA&#10;AOUFAAAAAA==&#10;" adj="3026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55B26" w:rsidRPr="00A067EE" w:rsidRDefault="00B55B26" w:rsidP="00B55B26">
                      <w:pPr>
                        <w:jc w:val="center"/>
                        <w:rPr>
                          <w:color w:val="F2F2F2" w:themeColor="background1" w:themeShade="F2"/>
                          <w:sz w:val="22"/>
                          <w:szCs w:val="22"/>
                          <w:rPrChange w:id="332" w:author="EPR_Consultant07" w:date="2014-03-17T16:31:00Z">
                            <w:rPr>
                              <w:color w:val="FFFF00"/>
                            </w:rPr>
                          </w:rPrChange>
                        </w:rPr>
                      </w:pPr>
                      <w:ins w:id="333" w:author="EPR_Consultant07" w:date="2014-03-17T16:26:00Z">
                        <w:r w:rsidRPr="00A067EE">
                          <w:rPr>
                            <w:color w:val="F2F2F2" w:themeColor="background1" w:themeShade="F2"/>
                            <w:sz w:val="22"/>
                            <w:szCs w:val="22"/>
                            <w:rPrChange w:id="334" w:author="EPR_Consultant07" w:date="2014-03-17T16:31:00Z">
                              <w:rPr>
                                <w:color w:val="FFFF00"/>
                              </w:rPr>
                            </w:rPrChange>
                          </w:rPr>
                          <w:t>Echange d’information</w:t>
                        </w:r>
                      </w:ins>
                      <w:ins w:id="335" w:author="EPR_Consultant07" w:date="2014-03-17T16:28:00Z">
                        <w:r w:rsidR="00960F08" w:rsidRPr="00A067EE">
                          <w:rPr>
                            <w:color w:val="F2F2F2" w:themeColor="background1" w:themeShade="F2"/>
                            <w:sz w:val="22"/>
                            <w:szCs w:val="22"/>
                            <w:rPrChange w:id="336" w:author="EPR_Consultant07" w:date="2014-03-17T16:31:00Z">
                              <w:rPr>
                                <w:color w:val="F2F2F2" w:themeColor="background1" w:themeShade="F2"/>
                              </w:rPr>
                            </w:rPrChange>
                          </w:rPr>
                          <w:t>s</w:t>
                        </w:r>
                      </w:ins>
                      <w:ins w:id="337" w:author="EPR_Consultant07" w:date="2014-03-17T16:26:00Z">
                        <w:r w:rsidRPr="00A067EE" w:rsidDel="00B55B26">
                          <w:rPr>
                            <w:color w:val="F2F2F2" w:themeColor="background1" w:themeShade="F2"/>
                            <w:sz w:val="22"/>
                            <w:szCs w:val="22"/>
                            <w:rPrChange w:id="338" w:author="EPR_Consultant07" w:date="2014-03-17T16:31:00Z">
                              <w:rPr>
                                <w:color w:val="FFFF00"/>
                              </w:rPr>
                            </w:rPrChange>
                          </w:rPr>
                          <w:t xml:space="preserve"> </w:t>
                        </w:r>
                      </w:ins>
                      <w:moveToRangeStart w:id="339" w:author="EPR_Consultant07" w:date="2014-03-17T16:26:00Z" w:name="move382836927"/>
                      <w:moveTo w:id="340" w:author="EPR_Consultant07" w:date="2014-03-17T16:26:00Z">
                        <w:del w:id="341" w:author="EPR_Consultant07" w:date="2014-03-17T16:26:00Z">
                          <w:r w:rsidRPr="00A067EE" w:rsidDel="00B55B26">
                            <w:rPr>
                              <w:color w:val="F2F2F2" w:themeColor="background1" w:themeShade="F2"/>
                              <w:sz w:val="22"/>
                              <w:szCs w:val="22"/>
                              <w:rPrChange w:id="342" w:author="EPR_Consultant07" w:date="2014-03-17T16:31:00Z">
                                <w:rPr>
                                  <w:color w:val="FFFF00"/>
                                </w:rPr>
                              </w:rPrChange>
                            </w:rPr>
                            <w:delText>Echange d’information</w:delText>
                          </w:r>
                        </w:del>
                      </w:moveTo>
                      <w:moveToRangeEnd w:id="339"/>
                    </w:p>
                  </w:txbxContent>
                </v:textbox>
              </v:shape>
            </w:pict>
          </mc:Fallback>
        </mc:AlternateContent>
      </w:r>
    </w:p>
    <w:p w:rsidR="00031EFA" w:rsidRPr="00392240" w:rsidRDefault="00031EFA" w:rsidP="00031EFA"/>
    <w:p w:rsidR="00031EFA" w:rsidRPr="00392240" w:rsidRDefault="00031EFA" w:rsidP="00031EFA"/>
    <w:p w:rsidR="00031EFA" w:rsidRPr="00392240" w:rsidRDefault="00031EFA" w:rsidP="00031EFA"/>
    <w:p w:rsidR="00031EFA" w:rsidRPr="00392240" w:rsidRDefault="00031EFA" w:rsidP="00031EFA"/>
    <w:p w:rsidR="00031EFA" w:rsidRPr="00392240" w:rsidRDefault="00B55B26" w:rsidP="00031EFA">
      <w:del w:id="343" w:author="EPR_Consultant07" w:date="2014-03-17T16:36:00Z">
        <w:r w:rsidRPr="00392240" w:rsidDel="00A067EE"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693568" behindDoc="0" locked="0" layoutInCell="1" allowOverlap="1" wp14:anchorId="76AD11CF" wp14:editId="68912570">
                  <wp:simplePos x="0" y="0"/>
                  <wp:positionH relativeFrom="column">
                    <wp:posOffset>4619625</wp:posOffset>
                  </wp:positionH>
                  <wp:positionV relativeFrom="paragraph">
                    <wp:posOffset>102235</wp:posOffset>
                  </wp:positionV>
                  <wp:extent cx="339725" cy="1304290"/>
                  <wp:effectExtent l="133350" t="19050" r="41275" b="10160"/>
                  <wp:wrapNone/>
                  <wp:docPr id="3052" name="Double flèche verticale 305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708428">
                            <a:off x="0" y="0"/>
                            <a:ext cx="339725" cy="1304290"/>
                          </a:xfrm>
                          <a:prstGeom prst="upDownArrow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Double flèche verticale 3052" o:spid="_x0000_s1026" type="#_x0000_t70" style="position:absolute;margin-left:363.75pt;margin-top:8.05pt;width:26.75pt;height:102.7pt;rotation:773792fd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oxwswIAAL0FAAAOAAAAZHJzL2Uyb0RvYy54bWysVM1u2zAMvg/YOwi6r/5J0rRBnSJo0GFA&#10;txZrh54VWaoNyKImyXGyJ9p77MVGyY4bdMEOwy6CKJIfyY+krq53jSJbYV0NuqDZWUqJ0BzKWr8U&#10;9NvT7YcLSpxnumQKtCjoXjh6vXz/7qozC5FDBaoUliCIdovOFLTy3iySxPFKNMydgREalRJswzyK&#10;9iUpLesQvVFJnqbnSQe2NBa4cA5f172SLiO+lIL7eymd8EQVFHPz8bTx3IQzWV6xxYtlpqr5kAb7&#10;hywaVmsMOkKtmWektfUfUE3NLTiQ/oxDk4CUNRexBqwmS99U81gxI2ItSI4zI03u/8HyL9sHS+qy&#10;oJN0llOiWYNdWkO7UYJI9esnNiL019ec4Us0Qs464xbo+mge7CA5vAYCdtI2xAISPU8vpvlFZAXr&#10;JLtI+n4kXew84fg4mVzO8xklHFXZJJ3ml7ErSQ8VII11/qOAhoRLQVuzhk6vrIUugrPtnfOYBXoc&#10;LIOXA1WXt7VSUQjzJG6UJVuGk8A4F9qfR3fVNp+h7N/nszQ9RI8jGFwi8hFaEorvy403v1cixFD6&#10;q5BIJdaUR+QR4Tho1qsqViKvIZcQ8nTMCBiQJVYxYg8ApwrKwjgjDYN9cBVxB0bn9G+J9c6jR4wM&#10;2o/OTa3BngJQfozc22MWR9SE6wbKPQ5aHAzcQ2f4bY3dvGPOPzCLK4ePYczu8ZAKuoLCcKOkAvvj&#10;1Huwx01ALSUdrnBB3feWWUGJ+qRxRy6z6TTsfBSms3mOgj3WbI41um1uAPuRxeziNdh7dbhKC80z&#10;/jarEBVVTHOMXVDu7UG48f3Xgv8VF6tVNMM9N8zf6UfDA3hgNYzp0+6ZWTOMtMdl+AKHdWeLNyPd&#10;2wZPDavWg6zjvL/yOvCNf0Ts//CfhU/oWI5Wr7/u8jcAAAD//wMAUEsDBBQABgAIAAAAIQCyK3vv&#10;4AAAAAoBAAAPAAAAZHJzL2Rvd25yZXYueG1sTI/LTsMwEEX3SPyDNUhsEHUS0aSEOBUKKlJXiL7W&#10;bjwkEfE4it02/XuGFSxH9+jOucVysr044+g7RwriWQQCqXamo0bBbrt6XIDwQZPRvSNUcEUPy/L2&#10;ptC5cRf6xPMmNIJLyOdaQRvCkEvp6xat9jM3IHH25UarA59jI82oL1xue5lEUSqt7og/tHrAqsX6&#10;e3OyCmSd7cfD80f6fvDr7cPb6rp+qiql7u+m1xcQAafwB8OvPqtDyU5HdyLjRa8gS7I5oxykMQgG&#10;skXM444KkiSegywL+X9C+QMAAP//AwBQSwECLQAUAAYACAAAACEAtoM4kv4AAADhAQAAEwAAAAAA&#10;AAAAAAAAAAAAAAAAW0NvbnRlbnRfVHlwZXNdLnhtbFBLAQItABQABgAIAAAAIQA4/SH/1gAAAJQB&#10;AAALAAAAAAAAAAAAAAAAAC8BAABfcmVscy8ucmVsc1BLAQItABQABgAIAAAAIQB6qoxwswIAAL0F&#10;AAAOAAAAAAAAAAAAAAAAAC4CAABkcnMvZTJvRG9jLnhtbFBLAQItABQABgAIAAAAIQCyK3vv4AAA&#10;AAoBAAAPAAAAAAAAAAAAAAAAAA0FAABkcnMvZG93bnJldi54bWxQSwUGAAAAAAQABADzAAAAGgYA&#10;AAAA&#10;" adj=",2813" fillcolor="#e36c0a [2409]" strokecolor="#243f60 [1604]" strokeweight="2pt"/>
              </w:pict>
            </mc:Fallback>
          </mc:AlternateContent>
        </w:r>
      </w:del>
      <w:del w:id="344" w:author="EPR_Consultant07" w:date="2014-03-17T16:28:00Z">
        <w:r w:rsidRPr="00392240" w:rsidDel="00960F08"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697664" behindDoc="0" locked="0" layoutInCell="1" allowOverlap="1" wp14:anchorId="5BF87037" wp14:editId="64F5CA11">
                  <wp:simplePos x="0" y="0"/>
                  <wp:positionH relativeFrom="column">
                    <wp:posOffset>1879600</wp:posOffset>
                  </wp:positionH>
                  <wp:positionV relativeFrom="paragraph">
                    <wp:posOffset>128270</wp:posOffset>
                  </wp:positionV>
                  <wp:extent cx="2609850" cy="866775"/>
                  <wp:effectExtent l="0" t="0" r="0" b="0"/>
                  <wp:wrapNone/>
                  <wp:docPr id="3057" name="Zone de texte 30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609850" cy="866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F6C89" w:rsidRPr="00CC252A" w:rsidDel="00B55B26" w:rsidRDefault="007F6C89" w:rsidP="00CC252A">
                              <w:pPr>
                                <w:pStyle w:val="Paragraphedeliste"/>
                                <w:numPr>
                                  <w:ilvl w:val="0"/>
                                  <w:numId w:val="43"/>
                                </w:num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moveFromRangeStart w:id="345" w:author="EPR_Consultant07" w:date="2014-03-17T16:24:00Z" w:name="move382836804"/>
                              <w:moveFrom w:id="346" w:author="EPR_Consultant07" w:date="2014-03-17T16:24:00Z">
                                <w:r w:rsidRPr="00CC252A" w:rsidDel="00B55B26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Documentation projet</w:t>
                                </w:r>
                              </w:moveFrom>
                            </w:p>
                            <w:p w:rsidR="00CC252A" w:rsidDel="00B55B26" w:rsidRDefault="00CC252A" w:rsidP="00CC252A">
                              <w:pPr>
                                <w:pStyle w:val="Paragraphedeliste"/>
                                <w:numPr>
                                  <w:ilvl w:val="0"/>
                                  <w:numId w:val="43"/>
                                </w:num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moveFromRangeStart w:id="347" w:author="EPR_Consultant07" w:date="2014-03-17T16:25:00Z" w:name="move382836832"/>
                              <w:moveFromRangeEnd w:id="345"/>
                              <w:moveFrom w:id="348" w:author="EPR_Consultant07" w:date="2014-03-17T16:25:00Z">
                                <w:r w:rsidRPr="00CC252A" w:rsidDel="00B55B26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Développement</w:t>
                                </w:r>
                                <w:r w:rsidDel="00B55B26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 projet</w:t>
                                </w:r>
                              </w:moveFrom>
                            </w:p>
                            <w:p w:rsidR="00B55B26" w:rsidDel="00B55B26" w:rsidRDefault="00B55B26" w:rsidP="00CC252A">
                              <w:pPr>
                                <w:pStyle w:val="Paragraphedeliste"/>
                                <w:numPr>
                                  <w:ilvl w:val="0"/>
                                  <w:numId w:val="43"/>
                                </w:num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moveFromRangeStart w:id="349" w:author="EPR_Consultant07" w:date="2014-03-17T16:25:00Z" w:name="move382836839"/>
                              <w:moveFromRangeEnd w:id="347"/>
                              <w:moveFrom w:id="350" w:author="EPR_Consultant07" w:date="2014-03-17T16:25:00Z">
                                <w:r w:rsidDel="00B55B26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Test &amp; Intégration</w:t>
                                </w:r>
                              </w:moveFrom>
                            </w:p>
                            <w:p w:rsidR="00CC252A" w:rsidRPr="00CC252A" w:rsidRDefault="00CC252A" w:rsidP="00B55B26">
                              <w:pPr>
                                <w:pStyle w:val="Paragraphedeliste"/>
                                <w:numPr>
                                  <w:ilvl w:val="0"/>
                                  <w:numId w:val="43"/>
                                </w:num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moveFromRangeStart w:id="351" w:author="EPR_Consultant07" w:date="2014-03-17T16:25:00Z" w:name="move382836843"/>
                              <w:moveFromRangeEnd w:id="349"/>
                              <w:moveFrom w:id="352" w:author="EPR_Consultant07" w:date="2014-03-17T16:25:00Z">
                                <w:r w:rsidDel="00B55B26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>Maintenance &amp; Evolutions</w:t>
                                </w:r>
                              </w:moveFrom>
                              <w:moveFromRangeEnd w:id="35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Zone de texte 3057" o:spid="_x0000_s1046" type="#_x0000_t202" style="position:absolute;left:0;text-align:left;margin-left:148pt;margin-top:10.1pt;width:205.5pt;height:68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mDhgIAAHUFAAAOAAAAZHJzL2Uyb0RvYy54bWysVMlu2zAQvRfoPxC817IdbxEiB64DFwWC&#10;JGhSBOiNpshYKMlhSdqS+/UdUvLStJcUvUjDmcfH2a+uG63ITjhfgSnooNenRBgOZWVeCvr1afVh&#10;RokPzJRMgREF3QtPr+fv313VNhdD2IAqhSNIYnxe24JuQrB5lnm+EZr5Hlhh0CjBaRbw6F6y0rEa&#10;2bXKhv3+JKvBldYBF96j9qY10nnil1LwcC+lF4GogqJvIX1d+q7jN5tfsfzFMbupeOcG+wcvNKsM&#10;PnqkumGBka2r/qDSFXfgQYYeB52BlBUXKQaMZtB/Fc3jhlmRYsHkeHtMk/9/tPxu9+BIVRb0oj+e&#10;UmKYxip9w1qRUpAgmiBIsmCiautzxD9avBGaj9BgwWMCo96jMsbfSKfjHyMjaMeU749pRjLCUTmc&#10;9C9nYzRxtM0mk+l0HGmy023rfPgkQJMoFNRhGVN22e7WhxZ6gMTHDKwqpVDPcmVIXdDJBdL/ZkFy&#10;ZaJGpKboaE6eJynslWhJvgiJSUkBREVqR7FUjuwYNhLjXJiQYk+8iI4oiU685WKHP3n1lsttHIeX&#10;wYTjZV0ZcCn6V26X3w8uyxaPOT+LO4qhWTepGwZpNKJqDeUeC+6gnR1v+arCqtwyHx6Yw2HBQuIC&#10;CPf4kQow+9BJlGzA/fybPuKxh9FKSY3DV1D/Y8ucoER9Ntjdl4PRKE5rOozG0yEe3LllfW4xW70E&#10;LMsAV43lSYz4oA6idKCfcU8s4qtoYobj2wUNB3EZ2pWAe4aLxSKBcD4tC7fm0fJIHasUe+6peWbO&#10;do0Z5+MODmPK8lf92WLjTQOLbQBZpeY9ZbUrAM52av9uD8XlcX5OqNO2nP8CAAD//wMAUEsDBBQA&#10;BgAIAAAAIQBnaK1y4QAAAAoBAAAPAAAAZHJzL2Rvd25yZXYueG1sTI9BT8MwDIXvSPyHyEjcWEKl&#10;taM0naZKExKCw8Yu3NwmaysapzTZVvj1mBPcbL+n5+8V69kN4myn0HvScL9QICw13vTUaji8be9W&#10;IEJEMjh4shq+bIB1eX1VYG78hXb2vI+t4BAKOWroYhxzKUPTWYdh4UdLrB395DDyOrXSTHjhcDfI&#10;RKlUOuyJP3Q42qqzzcf+5DQ8V9tX3NWJW30P1dPLcTN+Ht6XWt/ezJtHENHO8c8Mv/iMDiUz1f5E&#10;JohBQ/KQcpfIg0pAsCFTGR9qdi7TDGRZyP8Vyh8AAAD//wMAUEsBAi0AFAAGAAgAAAAhALaDOJL+&#10;AAAA4QEAABMAAAAAAAAAAAAAAAAAAAAAAFtDb250ZW50X1R5cGVzXS54bWxQSwECLQAUAAYACAAA&#10;ACEAOP0h/9YAAACUAQAACwAAAAAAAAAAAAAAAAAvAQAAX3JlbHMvLnJlbHNQSwECLQAUAAYACAAA&#10;ACEAQ4x5g4YCAAB1BQAADgAAAAAAAAAAAAAAAAAuAgAAZHJzL2Uyb0RvYy54bWxQSwECLQAUAAYA&#10;CAAAACEAZ2itcuEAAAAKAQAADwAAAAAAAAAAAAAAAADgBAAAZHJzL2Rvd25yZXYueG1sUEsFBgAA&#10;AAAEAAQA8wAAAO4FAAAAAA==&#10;" filled="f" stroked="f" strokeweight=".5pt">
                  <v:textbox>
                    <w:txbxContent>
                      <w:p w:rsidR="007F6C89" w:rsidRPr="00CC252A" w:rsidDel="00B55B26" w:rsidRDefault="007F6C89" w:rsidP="00CC252A">
                        <w:pPr>
                          <w:pStyle w:val="Paragraphedeliste"/>
                          <w:numPr>
                            <w:ilvl w:val="0"/>
                            <w:numId w:val="43"/>
                          </w:num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moveFromRangeStart w:id="353" w:author="EPR_Consultant07" w:date="2014-03-17T16:24:00Z" w:name="move382836804"/>
                        <w:moveFrom w:id="354" w:author="EPR_Consultant07" w:date="2014-03-17T16:24:00Z">
                          <w:r w:rsidRPr="00CC252A" w:rsidDel="00B55B26">
                            <w:rPr>
                              <w:b/>
                              <w:sz w:val="28"/>
                              <w:szCs w:val="28"/>
                            </w:rPr>
                            <w:t>Documentation projet</w:t>
                          </w:r>
                        </w:moveFrom>
                      </w:p>
                      <w:p w:rsidR="00CC252A" w:rsidDel="00B55B26" w:rsidRDefault="00CC252A" w:rsidP="00CC252A">
                        <w:pPr>
                          <w:pStyle w:val="Paragraphedeliste"/>
                          <w:numPr>
                            <w:ilvl w:val="0"/>
                            <w:numId w:val="43"/>
                          </w:num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moveFromRangeStart w:id="355" w:author="EPR_Consultant07" w:date="2014-03-17T16:25:00Z" w:name="move382836832"/>
                        <w:moveFromRangeEnd w:id="353"/>
                        <w:moveFrom w:id="356" w:author="EPR_Consultant07" w:date="2014-03-17T16:25:00Z">
                          <w:r w:rsidRPr="00CC252A" w:rsidDel="00B55B26">
                            <w:rPr>
                              <w:b/>
                              <w:sz w:val="28"/>
                              <w:szCs w:val="28"/>
                            </w:rPr>
                            <w:t>Développement</w:t>
                          </w:r>
                          <w:r w:rsidDel="00B55B26">
                            <w:rPr>
                              <w:b/>
                              <w:sz w:val="28"/>
                              <w:szCs w:val="28"/>
                            </w:rPr>
                            <w:t xml:space="preserve"> projet</w:t>
                          </w:r>
                        </w:moveFrom>
                      </w:p>
                      <w:p w:rsidR="00B55B26" w:rsidDel="00B55B26" w:rsidRDefault="00B55B26" w:rsidP="00CC252A">
                        <w:pPr>
                          <w:pStyle w:val="Paragraphedeliste"/>
                          <w:numPr>
                            <w:ilvl w:val="0"/>
                            <w:numId w:val="43"/>
                          </w:num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moveFromRangeStart w:id="357" w:author="EPR_Consultant07" w:date="2014-03-17T16:25:00Z" w:name="move382836839"/>
                        <w:moveFromRangeEnd w:id="355"/>
                        <w:moveFrom w:id="358" w:author="EPR_Consultant07" w:date="2014-03-17T16:25:00Z">
                          <w:r w:rsidDel="00B55B26">
                            <w:rPr>
                              <w:b/>
                              <w:sz w:val="28"/>
                              <w:szCs w:val="28"/>
                            </w:rPr>
                            <w:t>Test &amp; Intégration</w:t>
                          </w:r>
                        </w:moveFrom>
                      </w:p>
                      <w:p w:rsidR="00CC252A" w:rsidRPr="00CC252A" w:rsidRDefault="00CC252A" w:rsidP="00B55B26">
                        <w:pPr>
                          <w:pStyle w:val="Paragraphedeliste"/>
                          <w:numPr>
                            <w:ilvl w:val="0"/>
                            <w:numId w:val="43"/>
                          </w:num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moveFromRangeStart w:id="359" w:author="EPR_Consultant07" w:date="2014-03-17T16:25:00Z" w:name="move382836843"/>
                        <w:moveFromRangeEnd w:id="357"/>
                        <w:moveFrom w:id="360" w:author="EPR_Consultant07" w:date="2014-03-17T16:25:00Z">
                          <w:r w:rsidDel="00B55B26">
                            <w:rPr>
                              <w:b/>
                              <w:sz w:val="28"/>
                              <w:szCs w:val="28"/>
                            </w:rPr>
                            <w:t>Maintenance &amp; Evolutions</w:t>
                          </w:r>
                        </w:moveFrom>
                        <w:moveFromRangeEnd w:id="359"/>
                      </w:p>
                    </w:txbxContent>
                  </v:textbox>
                </v:shape>
              </w:pict>
            </mc:Fallback>
          </mc:AlternateContent>
        </w:r>
      </w:del>
    </w:p>
    <w:p w:rsidR="00031EFA" w:rsidRPr="00392240" w:rsidRDefault="00031EFA" w:rsidP="00031EFA"/>
    <w:p w:rsidR="00031EFA" w:rsidRPr="00392240" w:rsidRDefault="00C963E4" w:rsidP="00031EFA">
      <w:ins w:id="361" w:author="EPR_Consultant07" w:date="2014-03-17T16:34:00Z"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39648" behindDoc="0" locked="0" layoutInCell="1" allowOverlap="1" wp14:anchorId="431F0D81" wp14:editId="1955F963">
                  <wp:simplePos x="0" y="0"/>
                  <wp:positionH relativeFrom="column">
                    <wp:posOffset>4832985</wp:posOffset>
                  </wp:positionH>
                  <wp:positionV relativeFrom="paragraph">
                    <wp:posOffset>41275</wp:posOffset>
                  </wp:positionV>
                  <wp:extent cx="1076325" cy="447675"/>
                  <wp:effectExtent l="57150" t="38100" r="85725" b="104775"/>
                  <wp:wrapNone/>
                  <wp:docPr id="28" name="Zone de texte 2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76325" cy="447675"/>
                          </a:xfrm>
                          <a:prstGeom prst="snip1Rect">
                            <a:avLst>
                              <a:gd name="adj" fmla="val 27305"/>
                            </a:avLst>
                          </a:prstGeom>
                          <a:ln/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67EE" w:rsidRPr="00C963E4" w:rsidRDefault="00A067EE" w:rsidP="00A067EE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rPrChange w:id="362" w:author="EPR_Consultant07" w:date="2014-03-17T16:39:00Z">
                                    <w:rPr/>
                                  </w:rPrChange>
                                </w:rPr>
                              </w:pPr>
                              <w:ins w:id="363" w:author="EPR_Consultant07" w:date="2014-03-17T16:36:00Z">
                                <w:r w:rsidRPr="00C963E4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rPrChange w:id="364" w:author="EPR_Consultant07" w:date="2014-03-17T16:39:00Z">
                                      <w:rPr/>
                                    </w:rPrChange>
                                  </w:rPr>
                                  <w:t>Consulte &amp; Participe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Zone de texte 28" o:spid="_x0000_s1047" style="position:absolute;left:0;text-align:left;margin-left:380.55pt;margin-top:3.25pt;width:84.75pt;height:35.2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76325,447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443lAIAAG8FAAAOAAAAZHJzL2Uyb0RvYy54bWysVE1PGzEQvVfqf7B8L5ssgbQRG5SCqCoh&#10;QECF1JvjtYlb2+PaTnbDr+/Y+wFqUStVvezanplnz3szc3LaGk12wgcFtqLTgwklwnKolX2s6Jf7&#10;i3fvKQmR2ZppsKKiexHo6fLtm5PGLUQJG9C18ARBbFg0rqKbGN2iKALfCMPCAThh0SjBGxZx6x+L&#10;2rMG0Y0uysnkuGjA184DFyHg6XlnpMuML6Xg8VrKICLRFcW3xfz1+btO32J5whaPnrmN4v0z2D+8&#10;wjBl8dIR6pxFRrZe/QZlFPcQQMYDDqYAKRUXOQfMZjr5JZu7DXMi54LkBDfSFP4fLL/a3Xii6oqW&#10;qJRlBjX6ikqRWpAo2igIniNJjQsL9L1z6B3bj9Ci2MN5wMOUeyu9SX/MiqAd6d6PFCMU4SloMj8+&#10;LI8o4WibzebH86MEUzxHOx/iJwGGpEVFg1Vueos6ZnrZ7jLEzHPdP5bV3yiRRqNqO6ZJOT+cDIi9&#10;M2IPmClS23Rfyqd7d17FvRad8VZIpCOnlw5yIYoz7QmiV5RxLmws+ydri97JSyqtx8Ayv/SPgb1/&#10;ChW5SMfg6d+Dx4h8M9g4Bhtlwb8GUH/PYiETsvMfGOjyThTEdt12dTAbdF1DvUe5PXRdExy/UKjJ&#10;JQvxhnkkHBXG1o/X+JEamopCv6JkA/7ptfPkj9WLVkoabDsU+MeWeUGJ/myxrj9MZ7PUp3kzO5qX&#10;uPEvLeuXFrs1Z4CyTHHIOJ6XyT/qYSk9mAecEKt0K5qY5Xh3ReOwPIvdMMAJw8VqlZ2wMx2Ll/bO&#10;8QSdaE4FdN8+MO/6sky9cQVDg7JFrrWukJ99U6SF1TaCVHGouo7VXgDs6lz8/QRKY+PlPns9z8nl&#10;TwAAAP//AwBQSwMEFAAGAAgAAAAhAGYIOTHdAAAACAEAAA8AAABkcnMvZG93bnJldi54bWxMj8FO&#10;wzAQRO9I/IO1SNyoHSoSCHGqClEJiUPVAncnXpKo9jqynTT8PeZEj6s3mnlbbRZr2Iw+DI4kZCsB&#10;DKl1eqBOwufH7u4RWIiKtDKOUMIPBtjU11eVKrU70wHnY+xYKqFQKgl9jGPJeWh7tCqs3IiU2Lfz&#10;VsV0+o5rr86p3Bp+L0TOrRooLfRqxJce29NxshK2visOzcl/id28n/Dt/XW9N0LK25tl+wws4hL/&#10;w/Cnn9ShTk6Nm0gHZiQUeZalqIT8AVjiT2uRA2sSKATwuuKXD9S/AAAA//8DAFBLAQItABQABgAI&#10;AAAAIQC2gziS/gAAAOEBAAATAAAAAAAAAAAAAAAAAAAAAABbQ29udGVudF9UeXBlc10ueG1sUEsB&#10;Ai0AFAAGAAgAAAAhADj9If/WAAAAlAEAAAsAAAAAAAAAAAAAAAAALwEAAF9yZWxzLy5yZWxzUEsB&#10;Ai0AFAAGAAgAAAAhAJs3jjeUAgAAbwUAAA4AAAAAAAAAAAAAAAAALgIAAGRycy9lMm9Eb2MueG1s&#10;UEsBAi0AFAAGAAgAAAAhAGYIOTHdAAAACAEAAA8AAAAAAAAAAAAAAAAA7gQAAGRycy9kb3ducmV2&#10;LnhtbFBLBQYAAAAABAAEAPMAAAD4BQAAAAA=&#10;" adj="-11796480,,5400" path="m,l954087,r122238,122238l1076325,447675,,447675,,xe" fillcolor="#dfa7a6 [1621]" strokecolor="#bc4542 [3045]">
                  <v:fill color2="#f5e4e4 [501]" rotate="t" angle="180" colors="0 #ffa2a1;22938f #ffbebd;1 #ffe5e5" focus="100%" type="gradient"/>
                  <v:stroke joinstyle="miter"/>
                  <v:shadow on="t" color="black" opacity="24903f" origin=",.5" offset="0,.55556mm"/>
                  <v:formulas/>
                  <v:path arrowok="t" o:connecttype="custom" o:connectlocs="0,0;954087,0;1076325,122238;1076325,447675;0,447675;0,0" o:connectangles="0,0,0,0,0,0" textboxrect="0,0,1076325,447675"/>
                  <v:textbox>
                    <w:txbxContent>
                      <w:p w:rsidR="00A067EE" w:rsidRPr="00C963E4" w:rsidRDefault="00A067EE" w:rsidP="00A067EE">
                        <w:pPr>
                          <w:rPr>
                            <w:color w:val="FFFFFF" w:themeColor="background1"/>
                            <w:sz w:val="22"/>
                            <w:szCs w:val="22"/>
                            <w:rPrChange w:id="365" w:author="EPR_Consultant07" w:date="2014-03-17T16:39:00Z">
                              <w:rPr/>
                            </w:rPrChange>
                          </w:rPr>
                        </w:pPr>
                        <w:ins w:id="366" w:author="EPR_Consultant07" w:date="2014-03-17T16:36:00Z">
                          <w:r w:rsidRPr="00C963E4">
                            <w:rPr>
                              <w:color w:val="FFFFFF" w:themeColor="background1"/>
                              <w:sz w:val="22"/>
                              <w:szCs w:val="22"/>
                              <w:rPrChange w:id="367" w:author="EPR_Consultant07" w:date="2014-03-17T16:39:00Z">
                                <w:rPr/>
                              </w:rPrChange>
                            </w:rPr>
                            <w:t>Consulte &amp; Participe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ins w:id="368" w:author="EPR_Consultant07" w:date="2014-03-17T16:37:00Z"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38624" behindDoc="0" locked="0" layoutInCell="1" allowOverlap="1" wp14:anchorId="4E3247AF" wp14:editId="79F4E5C1">
                  <wp:simplePos x="0" y="0"/>
                  <wp:positionH relativeFrom="column">
                    <wp:posOffset>956309</wp:posOffset>
                  </wp:positionH>
                  <wp:positionV relativeFrom="paragraph">
                    <wp:posOffset>88900</wp:posOffset>
                  </wp:positionV>
                  <wp:extent cx="714375" cy="333375"/>
                  <wp:effectExtent l="57150" t="38100" r="85725" b="104775"/>
                  <wp:wrapNone/>
                  <wp:docPr id="30" name="Zone de texte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14375" cy="333375"/>
                          </a:xfrm>
                          <a:prstGeom prst="snip1Rect">
                            <a:avLst>
                              <a:gd name="adj" fmla="val 30000"/>
                            </a:avLst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67EE" w:rsidRPr="00C963E4" w:rsidRDefault="00C963E4" w:rsidP="00A067EE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rPrChange w:id="369" w:author="EPR_Consultant07" w:date="2014-03-17T16:39:00Z">
                                    <w:rPr/>
                                  </w:rPrChange>
                                </w:rPr>
                              </w:pPr>
                              <w:ins w:id="370" w:author="EPR_Consultant07" w:date="2014-03-17T16:38:00Z">
                                <w:r w:rsidRPr="00C963E4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rPrChange w:id="371" w:author="EPR_Consultant07" w:date="2014-03-17T16:39:00Z">
                                      <w:rPr>
                                        <w:color w:val="F2F2F2" w:themeColor="background1" w:themeShade="F2"/>
                                        <w:sz w:val="22"/>
                                        <w:szCs w:val="22"/>
                                      </w:rPr>
                                    </w:rPrChange>
                                  </w:rPr>
                                  <w:t>Réalise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id="Zone de texte 30" o:spid="_x0000_s1048" style="position:absolute;left:0;text-align:left;margin-left:75.3pt;margin-top:7pt;width:56.25pt;height:26.2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14375,333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lB9jQIAAG4FAAAOAAAAZHJzL2Uyb0RvYy54bWysVFtv0zAUfkfiP1h+Z2najkG1dCqbhpCm&#10;bdqGJvHmOvYacGxju03Kr+ezc+kEE0iIPDjH5/L53E/P2lqRnXC+Mrqg+dGEEqG5KSv9VNDPD5dv&#10;3lHiA9MlU0aLgu6Fp2fL169OG7sQU7MxqhSOAET7RWMLugnBLrLM842omT8yVmgIpXE1C7i6p6x0&#10;rAF6rbLpZPI2a4wrrTNceA/uRSeky4QvpeDhRkovAlEFhW8hnS6d63hmy1O2eHLMbireu8H+wYua&#10;VRqPjlAXLDCyddVvUHXFnfFGhiNu6sxIWXGRYkA0+eSXaO43zIoUC5Lj7Zgm//9g+fXu1pGqLOgM&#10;6dGsRo2+oFKkFCSINggCPpLUWL+A7r2Fdmg/mBbFHvgezBh7K10d/4iKQA68/ZhiQBEO5kk+n50c&#10;U8IhmuEDDfTsYGydDx+FqUkkCup1ZfM7lDFll+2ufEhpLntfWfmVElkrFG3HFJzF1yP2ysAeMKOl&#10;0vG9GE7ndqLCXolOeCckspGii4zUh+JcOQL0gjLOhQ4pcMAqDe2oJSulRsNp8vSPhr1+NBWpR0fj&#10;/O/Go0V62egwGteVNu4lgPLb4LLs9IcMdHHHFIR23aY2mM6Gsq5NuUe1nemGxlt+WaEmV8yHW+aQ&#10;cBQYkx9ucEhlmoKanqJkY9yPl/hRH80LKSUNpg4F/r5lTlCiPmm09ft8Po9jmi7z45MpLu65ZP1c&#10;orf1uUFZcuwYyxMZ9YMaSOlM/YgFsYqvQsQ0x9sFDQN5HrpdgAXDxWqVlDCYloUrfW95hI5pjg30&#10;0D4yZ/u2jKNxbYb5ZIvUa10jH3SjpTarbTCyCkPXdVntC4ChTs3fL6C4NZ7fk9ZhTS5/AgAA//8D&#10;AFBLAwQUAAYACAAAACEAF3C9id4AAAAJAQAADwAAAGRycy9kb3ducmV2LnhtbEyPy07DMBBF90j8&#10;gzVI7KjTQgIKcSqoYAGLCgpCLKfxkETxI7LdNPw9wwp2czVH91GtZ2vERCH23ilYLjIQ5Bqve9cq&#10;eH97vLgBERM6jcY7UvBNEdb16UmFpfZH90rTLrWCTVwsUUGX0lhKGZuOLMaFH8nx78sHi4llaKUO&#10;eGRza+QqywppsXec0OFIm46aYXewCoYw5AbD9mn78qDvP68/nqdNQKXOz+a7WxCJ5vQHw299rg41&#10;d9r7g9NRGNZ5VjDKxxVvYmBVXC5B7BUURQ6yruT/BfUPAAAA//8DAFBLAQItABQABgAIAAAAIQC2&#10;gziS/gAAAOEBAAATAAAAAAAAAAAAAAAAAAAAAABbQ29udGVudF9UeXBlc10ueG1sUEsBAi0AFAAG&#10;AAgAAAAhADj9If/WAAAAlAEAAAsAAAAAAAAAAAAAAAAALwEAAF9yZWxzLy5yZWxzUEsBAi0AFAAG&#10;AAgAAAAhAIg6UH2NAgAAbgUAAA4AAAAAAAAAAAAAAAAALgIAAGRycy9lMm9Eb2MueG1sUEsBAi0A&#10;FAAGAAgAAAAhABdwvYneAAAACQEAAA8AAAAAAAAAAAAAAAAA5wQAAGRycy9kb3ducmV2LnhtbFBL&#10;BQYAAAAABAAEAPMAAADyBQAAAAA=&#10;" adj="-11796480,,5400" path="m,l614363,,714375,100013r,233362l,333375,,xe" fillcolor="#a7bfde [1620]" strokecolor="#4579b8 [3044]">
                  <v:fill color2="#e4ecf5 [500]" rotate="t" angle="180" colors="0 #a3c4ff;22938f #bfd5ff;1 #e5eeff" focus="100%" type="gradient"/>
                  <v:stroke joinstyle="miter"/>
                  <v:shadow on="t" color="black" opacity="24903f" origin=",.5" offset="0,.55556mm"/>
                  <v:formulas/>
                  <v:path arrowok="t" o:connecttype="custom" o:connectlocs="0,0;614363,0;714375,100013;714375,333375;0,333375;0,0" o:connectangles="0,0,0,0,0,0" textboxrect="0,0,714375,333375"/>
                  <v:textbox>
                    <w:txbxContent>
                      <w:p w:rsidR="00A067EE" w:rsidRPr="00C963E4" w:rsidRDefault="00C963E4" w:rsidP="00A067EE">
                        <w:pPr>
                          <w:rPr>
                            <w:color w:val="FFFFFF" w:themeColor="background1"/>
                            <w:sz w:val="22"/>
                            <w:szCs w:val="22"/>
                            <w:rPrChange w:id="372" w:author="EPR_Consultant07" w:date="2014-03-17T16:39:00Z">
                              <w:rPr/>
                            </w:rPrChange>
                          </w:rPr>
                        </w:pPr>
                        <w:ins w:id="373" w:author="EPR_Consultant07" w:date="2014-03-17T16:38:00Z">
                          <w:r w:rsidRPr="00C963E4">
                            <w:rPr>
                              <w:color w:val="FFFFFF" w:themeColor="background1"/>
                              <w:sz w:val="22"/>
                              <w:szCs w:val="22"/>
                              <w:rPrChange w:id="374" w:author="EPR_Consultant07" w:date="2014-03-17T16:39:00Z">
                                <w:rPr>
                                  <w:color w:val="F2F2F2" w:themeColor="background1" w:themeShade="F2"/>
                                  <w:sz w:val="22"/>
                                  <w:szCs w:val="22"/>
                                </w:rPr>
                              </w:rPrChange>
                            </w:rPr>
                            <w:t>Réalise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p w:rsidR="00031EFA" w:rsidRPr="00392240" w:rsidRDefault="00A067EE" w:rsidP="00031EFA">
      <w:ins w:id="375" w:author="EPR_Consultant07" w:date="2014-03-17T16:35:00Z">
        <w:r w:rsidRPr="00392240"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36576" behindDoc="0" locked="0" layoutInCell="1" allowOverlap="1" wp14:anchorId="5391CDB8" wp14:editId="1B8DF9C4">
                  <wp:simplePos x="0" y="0"/>
                  <wp:positionH relativeFrom="column">
                    <wp:posOffset>4144010</wp:posOffset>
                  </wp:positionH>
                  <wp:positionV relativeFrom="paragraph">
                    <wp:posOffset>5715</wp:posOffset>
                  </wp:positionV>
                  <wp:extent cx="1280795" cy="362585"/>
                  <wp:effectExtent l="0" t="36195" r="0" b="92710"/>
                  <wp:wrapNone/>
                  <wp:docPr id="29" name="Flèche droite 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5400000">
                            <a:off x="0" y="0"/>
                            <a:ext cx="1280795" cy="362585"/>
                          </a:xfrm>
                          <a:prstGeom prst="rightArrow">
                            <a:avLst>
                              <a:gd name="adj1" fmla="val 36773"/>
                              <a:gd name="adj2" fmla="val 50000"/>
                            </a:avLst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29" o:spid="_x0000_s1026" type="#_x0000_t13" style="position:absolute;margin-left:326.3pt;margin-top:.45pt;width:100.85pt;height:28.55pt;rotation:90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8knlgIAAIIFAAAOAAAAZHJzL2Uyb0RvYy54bWysVN1u0zAUvkfiHSzfs7RZu27V0qnaNIQ0&#10;jYkN7dpz7MbgP47dpuWJeA9ejGMnzQpMAiFyEZ3j8/+dn/OLrdFkIyAoZys6PhpRIix3tbKrin58&#10;uH5zSkmIzNZMOysquhOBXixevzpv/VyUrnG6FkDQiQ3z1le0idHPiyLwRhgWjpwXFoXSgWERWVgV&#10;NbAWvRtdlKPRSdE6qD04LkLA16tOSBfZv5SCx/dSBhGJrijmFvMf8v8p/YvFOZuvgPlG8T4N9g9Z&#10;GKYsBh1cXbHIyBrUb66M4uCCk/GIO1M4KRUXuQasZjz6pZr7hnmRa0Fwgh9gCv/PLb/d3AFRdUXL&#10;M0osM9ija/39G+JPanAqCoICRKn1YY7K9/4Oei4gmUreSjAEHEI7nYzSl4HA0sg247wbcBbbSDg+&#10;jsvT0exsSglH2fFJOT2dphBF5yv59BDiW+EMSURFQa2auARwbfbNNjchZrTrPmVWfxpTIo3G5m2Y&#10;Jscns9lx39wDnfJQZ5pz7eL2HjGDfWRMJ5XcFZmpuNMiBdX2g5AIWSokp5OHVVxqIBi6ooxzYWPZ&#10;V5S1k5lUWg+G5Z8Ne/1kKvIgD8Z/EXWwyJGdjYOxUdbBS9Hrz+M+Zdnp7xHo6k4QPLl6h9OSe43L&#10;FDy/VtifGxbiHQOEHh/xFsT3+JPatRV1PUVJ4+DrS+9JH8cZpZS0uIcVDV/WDAQl+p3FQT8bTyZp&#10;cTMzmc5KZOBQ8nQosWtz6bAHOAyYXSaTftR7UoIzj3gylikqipjlGLuiPMKeuYzdfcCjw8VymdVw&#10;WT2LN/be833X06A8bB8Z+H5II473rdvvLJvnmerG61k39cO65To6qWISPuPaM7joSP10SQ75rPV8&#10;Ohc/AAAA//8DAFBLAwQUAAYACAAAACEAJSgTxuMAAAALAQAADwAAAGRycy9kb3ducmV2LnhtbEyP&#10;QUvDQBCF74L/YRnBi7SbpsXUmE0piootCLY9eNxkxySYnY3ZbRr99Y4nPQ7z8d73stVoWzFg7xtH&#10;CmbTCARS6UxDlYLD/mGyBOGDJqNbR6jgCz2s8vOzTKfGnegVh12oBIeQT7WCOoQuldKXNVrtp65D&#10;4t+7660OfPaVNL0+cbhtZRxF19Lqhrih1h3e1Vh+7I5WwfPnZljrYvvWmfvH76cNXu0P2xelLi/G&#10;9S2IgGP4g+FXn9UhZ6fCHcl40SpI4sUNowomyWwBgolkGfO6gtF5NAeZZ/L/hvwHAAD//wMAUEsB&#10;Ai0AFAAGAAgAAAAhALaDOJL+AAAA4QEAABMAAAAAAAAAAAAAAAAAAAAAAFtDb250ZW50X1R5cGVz&#10;XS54bWxQSwECLQAUAAYACAAAACEAOP0h/9YAAACUAQAACwAAAAAAAAAAAAAAAAAvAQAAX3JlbHMv&#10;LnJlbHNQSwECLQAUAAYACAAAACEAHlvJJ5YCAACCBQAADgAAAAAAAAAAAAAAAAAuAgAAZHJzL2Uy&#10;b0RvYy54bWxQSwECLQAUAAYACAAAACEAJSgTxuMAAAALAQAADwAAAAAAAAAAAAAAAADwBAAAZHJz&#10;L2Rvd25yZXYueG1sUEsFBgAAAAAEAAQA8wAAAAAGAAAAAA==&#10;" adj="18543,6829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</v:shape>
              </w:pict>
            </mc:Fallback>
          </mc:AlternateContent>
        </w:r>
      </w:ins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0B39997" wp14:editId="7517F0F9">
                <wp:simplePos x="0" y="0"/>
                <wp:positionH relativeFrom="column">
                  <wp:posOffset>299082</wp:posOffset>
                </wp:positionH>
                <wp:positionV relativeFrom="paragraph">
                  <wp:posOffset>6983</wp:posOffset>
                </wp:positionV>
                <wp:extent cx="1280799" cy="362722"/>
                <wp:effectExtent l="0" t="36195" r="0" b="92710"/>
                <wp:wrapNone/>
                <wp:docPr id="3053" name="Flèche droite 3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799" cy="362722"/>
                        </a:xfrm>
                        <a:prstGeom prst="rightArrow">
                          <a:avLst>
                            <a:gd name="adj1" fmla="val 36773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èche droite 3053" o:spid="_x0000_s1026" type="#_x0000_t13" style="position:absolute;margin-left:23.55pt;margin-top:.55pt;width:100.85pt;height:28.55pt;rotation:90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GAmAIAAIYFAAAOAAAAZHJzL2Uyb0RvYy54bWysVN1u0zAUvkfiHSzfs6Rpu27V0qnaNIQ0&#10;bRMb2rXn2E3Afxy7TcsT7T14MY6dpCswCYTIRXSOz/93fs7Ot1qRjQDfWFPS0VFOiTDcVo1ZlfTT&#10;w9W7E0p8YKZiyhpR0p3w9Hzx9s1Z6+aisLVVlQCCToyft66kdQhunmWe10Izf2SdMCiUFjQLyMIq&#10;q4C16F2rrMjz46y1UDmwXHiPr5edkC6SfykFD7dSehGIKinmFtIf0v8p/rPFGZuvgLm64X0a7B+y&#10;0KwxGHTv6pIFRtbQ/OZKNxystzIccaszK2XDRaoBqxnlv1RzXzMnUi0Ijnd7mPz/c8tvNndAmqqk&#10;43w6psQwjV26Ut+fsQOkAtsEQZIIkWqdn6PBvbuDnvNIxrK3EjQBi/BOJ3n8EhhYHtkmrHd7rMU2&#10;EI6Po+Ikn52eUsJRNj4uZkURm5F1vqJPBz68F1aTSJQUmlUdlgC2Tb7Z5tqHhHjVJ82qzyNKpFbY&#10;wA1TZHw8m437Bh/oFIc605RrF7f3iBkMkTGdWHJXZKLCTokYVJmPQiJssZCUThpYcaGAYOiSMs6F&#10;CaO+oqQdzWSj1N6w+LNhrx9NRRrmvfFfRN1bpMjWhL2xboyF16JXX4aUZac/INDVHSF4stUOJyb1&#10;GhfKO37VYH+umQ93DBB6fMR7EG7xJ5VtS2p7ipLawrfX3qM+jjRKKWlxF0vqv64ZCErUB4PDfjqa&#10;TOLyJmYynRXIwKHk6VBi1vrCYg9wGDC7REb9oAZSgtWPeDaWMSqKmOEYu6Q8wMBchO5G4OHhYrlM&#10;ariwjoVrc+/40PU4KA/bRwauH9KA431jh71l8zRT3Xi96MZ+GLtcByubEIUvuPYMLjtSP12TQz5p&#10;vZzPxQ8AAAD//wMAUEsDBBQABgAIAAAAIQC17pT04QAAAAsBAAAPAAAAZHJzL2Rvd25yZXYueG1s&#10;TI/LbsIwEEX3lfoP1lTqDpzQQiDEQW0kpIoV0C66NPGQlx9RbCD9+w6rdjdXc3TnTLYZjWZXHHzj&#10;rIB4GgFDWzrV2ErA1+d2sgTmg7RKamdRwA962OSPD5lMlbvZA16PoWJUYn0qBdQh9CnnvqzRSD91&#10;PVrand1gZKA4VFwN8kblRvNZFC24kY2lC7Xssaix7I4XIyBpdFe2567d+o/2ffe9LA77XSHE89P4&#10;tgYWcAx/MNz1SR1ycjq5i1Weacrx6pVQAZMkngG7E8liDuxEw0s0B55n/P8P+S8AAAD//wMAUEsB&#10;Ai0AFAAGAAgAAAAhALaDOJL+AAAA4QEAABMAAAAAAAAAAAAAAAAAAAAAAFtDb250ZW50X1R5cGVz&#10;XS54bWxQSwECLQAUAAYACAAAACEAOP0h/9YAAACUAQAACwAAAAAAAAAAAAAAAAAvAQAAX3JlbHMv&#10;LnJlbHNQSwECLQAUAAYACAAAACEAy9jxgJgCAACGBQAADgAAAAAAAAAAAAAAAAAuAgAAZHJzL2Uy&#10;b0RvYy54bWxQSwECLQAUAAYACAAAACEAte6U9OEAAAALAQAADwAAAAAAAAAAAAAAAADyBAAAZHJz&#10;L2Rvd25yZXYueG1sUEsFBgAAAAAEAAQA8wAAAAAGAAAAAA==&#10;" adj="18541,6829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</v:shape>
            </w:pict>
          </mc:Fallback>
        </mc:AlternateContent>
      </w:r>
    </w:p>
    <w:p w:rsidR="00031EFA" w:rsidRPr="00392240" w:rsidRDefault="00031EFA" w:rsidP="00031EFA"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</w:p>
    <w:p w:rsidR="00031EFA" w:rsidRPr="00392240" w:rsidRDefault="00031EFA" w:rsidP="00A067EE">
      <w:pPr>
        <w:jc w:val="center"/>
        <w:pPrChange w:id="376" w:author="EPR_Consultant07" w:date="2014-03-17T16:30:00Z">
          <w:pPr/>
        </w:pPrChange>
      </w:pPr>
    </w:p>
    <w:p w:rsidR="00031EFA" w:rsidRPr="00392240" w:rsidRDefault="00031EFA" w:rsidP="00031EFA"/>
    <w:p w:rsidR="00031EFA" w:rsidRPr="00392240" w:rsidRDefault="00A067EE" w:rsidP="00031EFA">
      <w:ins w:id="377" w:author="EPR_Consultant07" w:date="2014-03-17T16:30:00Z"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685374" behindDoc="0" locked="0" layoutInCell="1" allowOverlap="1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99060</wp:posOffset>
                  </wp:positionV>
                  <wp:extent cx="6191250" cy="1162050"/>
                  <wp:effectExtent l="57150" t="38100" r="76200" b="95250"/>
                  <wp:wrapNone/>
                  <wp:docPr id="26" name="Rectangle à coins arrondis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91250" cy="11620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ectangle à coins arrondis 26" o:spid="_x0000_s1026" style="position:absolute;margin-left:4.8pt;margin-top:7.8pt;width:487.5pt;height:91.5pt;z-index:2516853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92cQIAADAFAAAOAAAAZHJzL2Uyb0RvYy54bWysVN1O2zAUvp+0d7B8P9Jk0I2KFFUgpkkI&#10;EDBxbRy7teb4eMdu0+5p9i57sR07aUAMadO0G8cn5/873/HJ6ba1bKMwGHA1Lw8mnCknoTFuWfMv&#10;9xfvPnIWonCNsOBUzXcq8NP52zcnnZ+pClZgG4WMgrgw63zNVzH6WVEEuVKtCAfglSOlBmxFJBGX&#10;RYOio+itLarJZFp0gI1HkCoE+nveK/k8x9dayXitdVCR2ZpTbTGfmM/HdBbzEzFbovArI4cyxD9U&#10;0QrjKOkY6lxEwdZofgvVGokQQMcDCW0BWhupcg/UTTl50c3dSniVeyFwgh9hCv8vrLza3CAzTc2r&#10;KWdOtDSjW0JNuKVV7OcPJsG4wAQiuMYERlYEWefDjDzv/A0OUqBr6n+rsU1f6oxtM8y7EWa1jUzS&#10;z2l5XFZHNA1JurKcVhMSKE7x5O4xxE8KWpYuNUdYuyaVlTEWm8sQe/u9HTmnmvoq8i3urEqFWHer&#10;NDVIecvsnamlziyyjSBSCCmVi++H/Nk6uWlj7ehY/dlxsE+uKtNudP6LrKNHzgwujs6tcYCvZW++&#10;lkPJurffI9D3nSB4hGZHs0XoSR+8vDCE5qUI8UYgsZwmQJsbr+nQFrqaw3DjbAX4/bX/yZ7IR1rO&#10;Otqamodva4GKM/vZES2Py8PDtGZZODz6UJGAzzWPzzVu3Z4BzaCkN8LLfE320e6vGqF9oAVfpKyk&#10;Ek5S7prLiHvhLPbbTE+EVItFNqPV8iJeujsv91NPRLnfPgj0A6UisfEK9hsmZi9I1dumeThYrCNo&#10;kxn3hOuAN61lJu7whKS9fy5nq6eHbv4LAAD//wMAUEsDBBQABgAIAAAAIQDfzZH32gAAAAgBAAAP&#10;AAAAZHJzL2Rvd25yZXYueG1sTE9BTsMwELwj8QdrkbhRm4pGSYhTQRESVwoSVzd24xR7Hdlua3g9&#10;ywlOuzszmpnt1sU7djIxTQEl3C4EMIND0BOOEt7fnm9qYCkr1MoFNBK+TIJ1f3nRqVaHM76a0zaP&#10;jEwwtUqCzXluOU+DNV6lRZgNErcP0atMZxy5jupM5t7xpRAV92pCSrBqNhtrhs/t0Uso7qWsDh+P&#10;32Ij4qF5KvulnbiU11fl4R5YNiX/ieG3PlWHnjrtwhF1Yk5CU5GQ4BVNopv6jpYdAU1dAe87/v+B&#10;/gcAAP//AwBQSwECLQAUAAYACAAAACEAtoM4kv4AAADhAQAAEwAAAAAAAAAAAAAAAAAAAAAAW0Nv&#10;bnRlbnRfVHlwZXNdLnhtbFBLAQItABQABgAIAAAAIQA4/SH/1gAAAJQBAAALAAAAAAAAAAAAAAAA&#10;AC8BAABfcmVscy8ucmVsc1BLAQItABQABgAIAAAAIQCuBC92cQIAADAFAAAOAAAAAAAAAAAAAAAA&#10;AC4CAABkcnMvZTJvRG9jLnhtbFBLAQItABQABgAIAAAAIQDfzZH32gAAAAgBAAAPAAAAAAAAAAAA&#10;AAAAAMsEAABkcnMvZG93bnJldi54bWxQSwUGAAAAAAQABADzAAAA0gUAAAAA&#10;" fillcolor="#cdddac [1622]" strokecolor="#94b64e [3046]">
                  <v:fill color2="#f0f4e6 [502]" rotate="t" angle="180" colors="0 #dafda7;22938f #e4fdc2;1 #f5ffe6" focus="100%" type="gradient"/>
                  <v:shadow on="t" color="black" opacity="24903f" origin=",.5" offset="0,.55556mm"/>
                </v:roundrect>
              </w:pict>
            </mc:Fallback>
          </mc:AlternateContent>
        </w:r>
      </w:ins>
      <w:del w:id="378" w:author="EPR_Consultant07" w:date="2014-03-17T16:22:00Z">
        <w:r w:rsidR="00B55B26" w:rsidRPr="00392240" w:rsidDel="00B55B26"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686399" behindDoc="0" locked="0" layoutInCell="1" allowOverlap="1" wp14:anchorId="137AD76C" wp14:editId="6AA711A4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41910</wp:posOffset>
                  </wp:positionV>
                  <wp:extent cx="5972175" cy="1438275"/>
                  <wp:effectExtent l="57150" t="38100" r="85725" b="104775"/>
                  <wp:wrapNone/>
                  <wp:docPr id="3045" name="Rectangle à coins arrondis 304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72175" cy="14382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ectangle à coins arrondis 3045" o:spid="_x0000_s1026" style="position:absolute;margin-left:15.3pt;margin-top:3.3pt;width:470.25pt;height:113.25pt;z-index:251686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967dAIAADQFAAAOAAAAZHJzL2Uyb0RvYy54bWysVM1OGzEQvlfqO1i+l82GUCBigyIQVSUE&#10;EVBxNl47ser1uGMnm/Rp+i59sY69mwVRpFZVL96Znf/P3/jsfNtYtlEYDLiKlwcjzpSTUBu3rPiX&#10;h6sPJ5yFKFwtLDhV8Z0K/Hz2/t1Z66dqDCuwtUJGSVyYtr7iqxj9tCiCXKlGhAPwypFRAzYikorL&#10;okbRUvbGFuPR6GPRAtYeQaoQ6O9lZ+SznF9rJeOt1kFFZitOvcV8Yj6f0lnMzsR0icKvjOzbEP/Q&#10;RSOMo6JDqksRBVuj+S1VYyRCAB0PJDQFaG2kyjPQNOXo1TT3K+FVnoXACX6AKfy/tPJms0Bm6oof&#10;jiZHnDnR0C3dEW7CLa1iP38wCcYFJhDB1Saw7EewtT5MKfreL7DXAokJg63GJn1pOrbNUO8GqNU2&#10;Mkk/j06Px+UxFZRkKyeHJ2NSKE/xHO4xxE8KGpaEiiOsXZ0ayziLzXWInf/ej4JTT10XWYo7q1Ij&#10;1t0pTUNS3TJHZ3qpC4tsI4gYQkrl4mFfP3unMG2sHQLHfw7s/VOoytQbgv+i6hCRK4OLQ3BjHOBb&#10;1euvZd+y7vz3CHRzJwieoN7R/SJ0xA9eXhlC81qEuBBITKedoO2Nt3RoC23FoZc4WwF+f+t/8icC&#10;kpWzljan4uHbWqDizH52RM3TcjJJq5aVydHxmBR8aXl6aXHr5gLoDkp6J7zMYvKPdi9qhOaRlnye&#10;qpJJOEm1Ky4j7pWL2G00PRNSzefZjdbLi3jt7r3c33oiysP2UaDvKRWJjTew3zIxfUWqzjfdh4P5&#10;OoI2mXHPuPZ402pm4vbPSNr9l3r2en7sZr8AAAD//wMAUEsDBBQABgAIAAAAIQBO4Lfx3QAAAAgB&#10;AAAPAAAAZHJzL2Rvd25yZXYueG1sTI/BTsMwEETvSPyDtUjcqJ1EBBqyqaAIiSsFiasbu3FKbEe2&#10;2xq+nuVET6PVjGbetqtsJ3bUIY7eIRQLAUy73qvRDQgf7y8398Bikk7JyTuN8K0jrLrLi1Y2yp/c&#10;mz5u0sCoxMVGIpiU5obz2BttZVz4WTvydj5YmegMA1dBnqjcTrwUouZWjo4WjJz12uj+a3OwCHl6&#10;zbf7z6cfsRZhv3zOu9KMHPH6Kj8+AEs6p/8w/OETOnTEtPUHpyKbECpRUxKhJiF7eVcUwLYIZVUV&#10;wLuWnz/Q/QIAAP//AwBQSwECLQAUAAYACAAAACEAtoM4kv4AAADhAQAAEwAAAAAAAAAAAAAAAAAA&#10;AAAAW0NvbnRlbnRfVHlwZXNdLnhtbFBLAQItABQABgAIAAAAIQA4/SH/1gAAAJQBAAALAAAAAAAA&#10;AAAAAAAAAC8BAABfcmVscy8ucmVsc1BLAQItABQABgAIAAAAIQBid967dAIAADQFAAAOAAAAAAAA&#10;AAAAAAAAAC4CAABkcnMvZTJvRG9jLnhtbFBLAQItABQABgAIAAAAIQBO4Lfx3QAAAAgBAAAPAAAA&#10;AAAAAAAAAAAAAM4EAABkcnMvZG93bnJldi54bWxQSwUGAAAAAAQABADzAAAA2AUAAAAA&#10;" fillcolor="#cdddac [1622]" strokecolor="#94b64e [3046]">
                  <v:fill color2="#f0f4e6 [502]" rotate="t" angle="180" colors="0 #dafda7;22938f #e4fdc2;1 #f5ffe6" focus="100%" type="gradient"/>
                  <v:shadow on="t" color="black" opacity="24903f" origin=",.5" offset="0,.55556mm"/>
                </v:roundrect>
              </w:pict>
            </mc:Fallback>
          </mc:AlternateContent>
        </w:r>
      </w:del>
    </w:p>
    <w:p w:rsidR="00031EFA" w:rsidRPr="00392240" w:rsidRDefault="00A067EE" w:rsidP="00031EFA">
      <w:ins w:id="379" w:author="EPR_Consultant07" w:date="2014-03-17T16:24:00Z"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31456" behindDoc="0" locked="0" layoutInCell="1" allowOverlap="1" wp14:anchorId="4138F079" wp14:editId="406E1817">
                  <wp:simplePos x="0" y="0"/>
                  <wp:positionH relativeFrom="column">
                    <wp:posOffset>4661535</wp:posOffset>
                  </wp:positionH>
                  <wp:positionV relativeFrom="paragraph">
                    <wp:posOffset>17780</wp:posOffset>
                  </wp:positionV>
                  <wp:extent cx="1400175" cy="904875"/>
                  <wp:effectExtent l="57150" t="38100" r="85725" b="104775"/>
                  <wp:wrapNone/>
                  <wp:docPr id="25" name="Rectangle à coins arrondis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00175" cy="9048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5B26" w:rsidRPr="00A067EE" w:rsidRDefault="00B55B26" w:rsidP="00B55B26">
                              <w:pPr>
                                <w:jc w:val="center"/>
                                <w:rPr>
                                  <w:rPrChange w:id="380" w:author="EPR_Consultant07" w:date="2014-03-17T16:30:00Z">
                                    <w:rPr/>
                                  </w:rPrChange>
                                </w:rPr>
                                <w:pPrChange w:id="381" w:author="EPR_Consultant07" w:date="2014-03-17T16:25:00Z">
                                  <w:pPr>
                                    <w:pStyle w:val="Paragraphedeliste"/>
                                    <w:numPr>
                                      <w:numId w:val="43"/>
                                    </w:numPr>
                                    <w:ind w:left="360" w:hanging="360"/>
                                    <w:jc w:val="center"/>
                                  </w:pPr>
                                </w:pPrChange>
                              </w:pPr>
                              <w:moveToRangeStart w:id="382" w:author="EPR_Consultant07" w:date="2014-03-17T16:25:00Z" w:name="move382836843"/>
                              <w:moveTo w:id="383" w:author="EPR_Consultant07" w:date="2014-03-17T16:25:00Z">
                                <w:r w:rsidRPr="00061F52">
                                  <w:t>Maintenance</w:t>
                                </w:r>
                                <w:r w:rsidRPr="00A067EE">
                                  <w:rPr>
                                    <w:rPrChange w:id="384" w:author="EPR_Consultant07" w:date="2014-03-17T16:30:00Z">
                                      <w:rPr/>
                                    </w:rPrChange>
                                  </w:rPr>
                                  <w:t xml:space="preserve"> &amp; Evolutions</w:t>
                                </w:r>
                              </w:moveTo>
                            </w:p>
                            <w:moveToRangeEnd w:id="382"/>
                            <w:p w:rsidR="00B55B26" w:rsidRDefault="00B55B26" w:rsidP="00B55B2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ectangle à coins arrondis 25" o:spid="_x0000_s1049" style="position:absolute;left:0;text-align:left;margin-left:367.05pt;margin-top:1.4pt;width:110.25pt;height:71.2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iGegIAAEIFAAAOAAAAZHJzL2Uyb0RvYy54bWysVEtu2zAQ3RfoHQjuG0mG8zMiB0aCFAWC&#10;JEhSZE1TpE1U4rBD2pJ7mt6lF8uQkpUgDdCi6Eaa4bz58g3PzrumZluF3oAteXGQc6ashMrYVcm/&#10;Pl59OuHMB2ErUYNVJd8pz8/nHz+ctW6mJrCGulLIKIj1s9aVfB2Cm2WZl2vVCH8ATlkyasBGBFJx&#10;lVUoWore1Nkkz4+yFrByCFJ5T6eXvZHPU3ytlQy3WnsVWF1yqi2kL6bvMn6z+ZmYrVC4tZFDGeIf&#10;qmiEsZR0DHUpgmAbNL+FaoxE8KDDgYQmA62NVKkH6qbI33TzsBZOpV5oON6NY/L/L6y82d4hM1XJ&#10;J4ecWdHQHd3T1IRd1Yr9+skkGOuZQARbGc8IRSNrnZ+R54O7w0HzJMb+O41N/FNnrEtj3o1jVl1g&#10;kg6LaZ4Xx5ROku00n56QTGGyF2+HPnxW0LAolBxhY6tYVRqx2F770OP3OHKOJfVFJCnsahXrqO29&#10;0tRfTJu8E7PURY1sK4gTQkplw9GQP6GjmzZ1PTpO/uw44KOrSqwbnf8i6+iRMoMNo3NjLOB72atv&#10;xVCy7vH7CfR9xxGEbtn1F5ug8WgJ1Y5uG6FfA+/klaEBXwsf7gQS72lDaJfDLX10DW3JYZA4WwP+&#10;eO884omOZOWspT0quf++Eag4q79YIuppMZ3GxUvK9PB4Qgq+tixfW+ymuQC6loJeDSeTGPGh3osa&#10;oXmilV/ErGQSVlLuksuAe+Ui9PtNj4ZUi0WC0bI5Ea7tg5N7IkTuPHZPAt3AskD8vIH9zonZG571&#10;2HhFFhabANokEr7MdbgCWtTE5eFRiS/Baz2hXp6++TMAAAD//wMAUEsDBBQABgAIAAAAIQCXwyLd&#10;4AAAAAkBAAAPAAAAZHJzL2Rvd25yZXYueG1sTI9BT8JAEIXvJv6HzZh4MbIFCmjtlhCNicFLKcTz&#10;0h3bSne26W6h/nvHkx4n78ub76Xr0bbijL1vHCmYTiIQSKUzDVUKDvvX+wcQPmgyunWECr7Rwzq7&#10;vkp1YtyFdnguQiW4hHyiFdQhdImUvqzRaj9xHRJnn663OvDZV9L0+sLltpWzKFpKqxviD7Xu8LnG&#10;8lQMVkF+t5X7Nz8MH/LL5+8vRb6j00ap25tx8wQi4Bj+YPjVZ3XI2OnoBjJetApW83jKqIIZL+D8&#10;cREvQRwZjBdzkFkq/y/IfgAAAP//AwBQSwECLQAUAAYACAAAACEAtoM4kv4AAADhAQAAEwAAAAAA&#10;AAAAAAAAAAAAAAAAW0NvbnRlbnRfVHlwZXNdLnhtbFBLAQItABQABgAIAAAAIQA4/SH/1gAAAJQB&#10;AAALAAAAAAAAAAAAAAAAAC8BAABfcmVscy8ucmVsc1BLAQItABQABgAIAAAAIQBWlWiGegIAAEIF&#10;AAAOAAAAAAAAAAAAAAAAAC4CAABkcnMvZTJvRG9jLnhtbFBLAQItABQABgAIAAAAIQCXwyLd4AAA&#10;AAkBAAAPAAAAAAAAAAAAAAAAANQEAABkcnMvZG93bnJldi54bWxQSwUGAAAAAAQABADzAAAA4QUA&#10;AAAA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B55B26" w:rsidRPr="00A067EE" w:rsidRDefault="00B55B26" w:rsidP="00B55B26">
                        <w:pPr>
                          <w:jc w:val="center"/>
                          <w:rPr>
                            <w:rPrChange w:id="385" w:author="EPR_Consultant07" w:date="2014-03-17T16:30:00Z">
                              <w:rPr/>
                            </w:rPrChange>
                          </w:rPr>
                          <w:pPrChange w:id="386" w:author="EPR_Consultant07" w:date="2014-03-17T16:25:00Z">
                            <w:pPr>
                              <w:pStyle w:val="Paragraphedeliste"/>
                              <w:numPr>
                                <w:numId w:val="43"/>
                              </w:numPr>
                              <w:ind w:left="360" w:hanging="360"/>
                              <w:jc w:val="center"/>
                            </w:pPr>
                          </w:pPrChange>
                        </w:pPr>
                        <w:moveToRangeStart w:id="387" w:author="EPR_Consultant07" w:date="2014-03-17T16:25:00Z" w:name="move382836843"/>
                        <w:moveTo w:id="388" w:author="EPR_Consultant07" w:date="2014-03-17T16:25:00Z">
                          <w:r w:rsidRPr="00061F52">
                            <w:t>Maintenance</w:t>
                          </w:r>
                          <w:r w:rsidRPr="00A067EE">
                            <w:rPr>
                              <w:rPrChange w:id="389" w:author="EPR_Consultant07" w:date="2014-03-17T16:30:00Z">
                                <w:rPr/>
                              </w:rPrChange>
                            </w:rPr>
                            <w:t xml:space="preserve"> &amp; Evolutions</w:t>
                          </w:r>
                        </w:moveTo>
                      </w:p>
                      <w:moveToRangeEnd w:id="387"/>
                      <w:p w:rsidR="00B55B26" w:rsidRDefault="00B55B26" w:rsidP="00B55B26">
                        <w:pPr>
                          <w:jc w:val="center"/>
                        </w:pPr>
                      </w:p>
                    </w:txbxContent>
                  </v:textbox>
                </v:roundrect>
              </w:pict>
            </mc:Fallback>
          </mc:AlternateContent>
        </w:r>
      </w:ins>
      <w:ins w:id="390" w:author="EPR_Consultant07" w:date="2014-03-17T16:23:00Z"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29408" behindDoc="0" locked="0" layoutInCell="1" allowOverlap="1" wp14:anchorId="3A8E8D0B" wp14:editId="09C5BC10">
                  <wp:simplePos x="0" y="0"/>
                  <wp:positionH relativeFrom="column">
                    <wp:posOffset>3204210</wp:posOffset>
                  </wp:positionH>
                  <wp:positionV relativeFrom="paragraph">
                    <wp:posOffset>27305</wp:posOffset>
                  </wp:positionV>
                  <wp:extent cx="1400175" cy="895350"/>
                  <wp:effectExtent l="57150" t="38100" r="85725" b="95250"/>
                  <wp:wrapNone/>
                  <wp:docPr id="24" name="Rectangle à coins arrondis 2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00175" cy="8953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5B26" w:rsidRPr="00A067EE" w:rsidRDefault="00B55B26" w:rsidP="00B55B26">
                              <w:pPr>
                                <w:jc w:val="center"/>
                                <w:rPr>
                                  <w:rPrChange w:id="391" w:author="EPR_Consultant07" w:date="2014-03-17T16:29:00Z">
                                    <w:rPr/>
                                  </w:rPrChange>
                                </w:rPr>
                                <w:pPrChange w:id="392" w:author="EPR_Consultant07" w:date="2014-03-17T16:25:00Z">
                                  <w:pPr>
                                    <w:pStyle w:val="Paragraphedeliste"/>
                                    <w:numPr>
                                      <w:numId w:val="43"/>
                                    </w:numPr>
                                    <w:ind w:left="360" w:hanging="360"/>
                                    <w:jc w:val="center"/>
                                  </w:pPr>
                                </w:pPrChange>
                              </w:pPr>
                              <w:moveToRangeStart w:id="393" w:author="EPR_Consultant07" w:date="2014-03-17T16:25:00Z" w:name="move382836839"/>
                              <w:moveTo w:id="394" w:author="EPR_Consultant07" w:date="2014-03-17T16:25:00Z">
                                <w:r w:rsidRPr="00061F52">
                                  <w:t xml:space="preserve">Test &amp; </w:t>
                                </w:r>
                                <w:r w:rsidRPr="00A067EE">
                                  <w:rPr>
                                    <w:rPrChange w:id="395" w:author="EPR_Consultant07" w:date="2014-03-17T16:29:00Z">
                                      <w:rPr/>
                                    </w:rPrChange>
                                  </w:rPr>
                                  <w:t>Intégration</w:t>
                                </w:r>
                              </w:moveTo>
                            </w:p>
                            <w:moveToRangeEnd w:id="393"/>
                            <w:p w:rsidR="00B55B26" w:rsidRDefault="00B55B26" w:rsidP="00B55B2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ectangle à coins arrondis 24" o:spid="_x0000_s1050" style="position:absolute;left:0;text-align:left;margin-left:252.3pt;margin-top:2.15pt;width:110.25pt;height:70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Do/fgIAAEIFAAAOAAAAZHJzL2Uyb0RvYy54bWysVEtu2zAQ3RfoHQjuG1munY8ROTASpCgQ&#10;JEaSImuaIm2hFIcd0pbc0/QuvViHlKwEaYAWRTcSh/N/84bnF21t2E6hr8AWPD8acaashLKy64J/&#10;ebz+cMqZD8KWwoBVBd8rzy/m79+dN26mxrABUypkFMT6WeMKvgnBzbLMy42qhT8CpywpNWAtAom4&#10;zkoUDUWvTTYejY6zBrB0CFJ5T7dXnZLPU3ytlQx3WnsVmCk41RbSF9N3Fb/Z/FzM1ijcppJ9GeIf&#10;qqhFZSnpEOpKBMG2WP0Wqq4kggcdjiTUGWhdSZV6oG7y0atuHjbCqdQLgePdAJP/f2Hl7W6JrCoL&#10;Pp5wZkVNM7on1IRdG8V+/mASKuuZQARbVp6RFUHWOD8jzwe3xF7ydIz9txrr+KfOWJtg3g8wqzYw&#10;SZf5ZDTKT6acSdKdnk0/TtMcsmdvhz58UlCzeCg4wtaWsaoEsdjd+EBpyf5gR0IsqSsincLeqFiH&#10;sfdKU38xbfJOzFKXBtlOECeElMqG49gUxUvW0U1XxgyO4z879vbRVSXWDc5/kXXwSJnBhsG5rizg&#10;W9nLr3lfsu7sDwh0fUcIQrtqu8EmdOPVCso9TRuhWwPv5HVFAN8IH5YCife0IbTL4Y4+2kBTcOhP&#10;nG0Av791H+2JjqTlrKE9Krj/thWoODOfLRH1LJ9M4uIlYTI9GZOALzWrlxq7rS+BxpLTq+FkOkb7&#10;YA5HjVA/0covYlZSCSspd8FlwINwGbr9pkdDqsUimdGyORFu7IOTByJE7jy2TwJdz7JA/LyFw86J&#10;2SuedbZxRBYW2wC6SiR8xrUfAS1q4lL/qMSX4KWcrJ6fvvkvAAAA//8DAFBLAwQUAAYACAAAACEA&#10;N/UGx+AAAAAJAQAADwAAAGRycy9kb3ducmV2LnhtbEyPQUvDQBCF74L/YRnBi9hN26SWmE0piiB6&#10;SVPpeZsdk9jsbMhu2vjvHU96HN7He99km8l24oyDbx0pmM8iEEiVMy3VCj72L/drED5oMrpzhAq+&#10;0cMmv77KdGrchXZ4LkMtuIR8qhU0IfSplL5q0Go/cz0SZ59usDrwOdTSDPrC5baTiyhaSatb4oVG&#10;9/jUYHUqR6uguHuT+1c/jgf55Yv357LY0Wmr1O3NtH0EEXAKfzD86rM65Ox0dCMZLzoFSRSvGFUQ&#10;L0Fw/rBI5iCODMbJEmSeyf8f5D8AAAD//wMAUEsBAi0AFAAGAAgAAAAhALaDOJL+AAAA4QEAABMA&#10;AAAAAAAAAAAAAAAAAAAAAFtDb250ZW50X1R5cGVzXS54bWxQSwECLQAUAAYACAAAACEAOP0h/9YA&#10;AACUAQAACwAAAAAAAAAAAAAAAAAvAQAAX3JlbHMvLnJlbHNQSwECLQAUAAYACAAAACEAufg6P34C&#10;AABCBQAADgAAAAAAAAAAAAAAAAAuAgAAZHJzL2Uyb0RvYy54bWxQSwECLQAUAAYACAAAACEAN/UG&#10;x+AAAAAJAQAADwAAAAAAAAAAAAAAAADYBAAAZHJzL2Rvd25yZXYueG1sUEsFBgAAAAAEAAQA8wAA&#10;AOUF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B55B26" w:rsidRPr="00A067EE" w:rsidRDefault="00B55B26" w:rsidP="00B55B26">
                        <w:pPr>
                          <w:jc w:val="center"/>
                          <w:rPr>
                            <w:rPrChange w:id="396" w:author="EPR_Consultant07" w:date="2014-03-17T16:29:00Z">
                              <w:rPr/>
                            </w:rPrChange>
                          </w:rPr>
                          <w:pPrChange w:id="397" w:author="EPR_Consultant07" w:date="2014-03-17T16:25:00Z">
                            <w:pPr>
                              <w:pStyle w:val="Paragraphedeliste"/>
                              <w:numPr>
                                <w:numId w:val="43"/>
                              </w:numPr>
                              <w:ind w:left="360" w:hanging="360"/>
                              <w:jc w:val="center"/>
                            </w:pPr>
                          </w:pPrChange>
                        </w:pPr>
                        <w:moveToRangeStart w:id="398" w:author="EPR_Consultant07" w:date="2014-03-17T16:25:00Z" w:name="move382836839"/>
                        <w:moveTo w:id="399" w:author="EPR_Consultant07" w:date="2014-03-17T16:25:00Z">
                          <w:r w:rsidRPr="00061F52">
                            <w:t xml:space="preserve">Test &amp; </w:t>
                          </w:r>
                          <w:r w:rsidRPr="00A067EE">
                            <w:rPr>
                              <w:rPrChange w:id="400" w:author="EPR_Consultant07" w:date="2014-03-17T16:29:00Z">
                                <w:rPr/>
                              </w:rPrChange>
                            </w:rPr>
                            <w:t>Intégration</w:t>
                          </w:r>
                        </w:moveTo>
                      </w:p>
                      <w:moveToRangeEnd w:id="398"/>
                      <w:p w:rsidR="00B55B26" w:rsidRDefault="00B55B26" w:rsidP="00B55B26">
                        <w:pPr>
                          <w:jc w:val="center"/>
                        </w:pPr>
                      </w:p>
                    </w:txbxContent>
                  </v:textbox>
                </v:roundrect>
              </w:pict>
            </mc:Fallback>
          </mc:AlternateContent>
        </w:r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27360" behindDoc="0" locked="0" layoutInCell="1" allowOverlap="1" wp14:anchorId="01CC55DB" wp14:editId="17067433">
                  <wp:simplePos x="0" y="0"/>
                  <wp:positionH relativeFrom="column">
                    <wp:posOffset>1727835</wp:posOffset>
                  </wp:positionH>
                  <wp:positionV relativeFrom="paragraph">
                    <wp:posOffset>27305</wp:posOffset>
                  </wp:positionV>
                  <wp:extent cx="1400175" cy="895350"/>
                  <wp:effectExtent l="57150" t="38100" r="85725" b="95250"/>
                  <wp:wrapNone/>
                  <wp:docPr id="23" name="Rectangle à coins arrondis 2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00175" cy="8953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5B26" w:rsidRPr="00A067EE" w:rsidRDefault="00A067EE" w:rsidP="00B55B26">
                              <w:pPr>
                                <w:jc w:val="center"/>
                                <w:rPr>
                                  <w:rPrChange w:id="401" w:author="EPR_Consultant07" w:date="2014-03-17T16:29:00Z">
                                    <w:rPr/>
                                  </w:rPrChange>
                                </w:rPr>
                                <w:pPrChange w:id="402" w:author="EPR_Consultant07" w:date="2014-03-17T16:25:00Z">
                                  <w:pPr>
                                    <w:pStyle w:val="Paragraphedeliste"/>
                                    <w:numPr>
                                      <w:numId w:val="43"/>
                                    </w:numPr>
                                    <w:ind w:left="360" w:hanging="360"/>
                                    <w:jc w:val="center"/>
                                  </w:pPr>
                                </w:pPrChange>
                              </w:pPr>
                              <w:ins w:id="403" w:author="EPR_Consultant07" w:date="2014-03-17T16:33:00Z">
                                <w:r>
                                  <w:t xml:space="preserve">Conception &amp; </w:t>
                                </w:r>
                              </w:ins>
                              <w:moveToRangeStart w:id="404" w:author="EPR_Consultant07" w:date="2014-03-17T16:25:00Z" w:name="move382836832"/>
                              <w:moveTo w:id="405" w:author="EPR_Consultant07" w:date="2014-03-17T16:25:00Z">
                                <w:r w:rsidR="00B55B26" w:rsidRPr="00061F52">
                                  <w:t>Développement</w:t>
                                </w:r>
                                <w:r w:rsidR="00B55B26" w:rsidRPr="00A067EE">
                                  <w:rPr>
                                    <w:rPrChange w:id="406" w:author="EPR_Consultant07" w:date="2014-03-17T16:29:00Z">
                                      <w:rPr/>
                                    </w:rPrChange>
                                  </w:rPr>
                                  <w:t xml:space="preserve"> </w:t>
                                </w:r>
                                <w:del w:id="407" w:author="EPR_Consultant07" w:date="2014-03-17T16:25:00Z">
                                  <w:r w:rsidR="00B55B26" w:rsidRPr="00A067EE" w:rsidDel="00B55B26">
                                    <w:rPr>
                                      <w:rPrChange w:id="408" w:author="EPR_Consultant07" w:date="2014-03-17T16:29:00Z">
                                        <w:rPr/>
                                      </w:rPrChange>
                                    </w:rPr>
                                    <w:delText>projet</w:delText>
                                  </w:r>
                                </w:del>
                              </w:moveTo>
                            </w:p>
                            <w:moveToRangeEnd w:id="404"/>
                            <w:p w:rsidR="00B55B26" w:rsidRPr="00A067EE" w:rsidRDefault="00B55B26" w:rsidP="00B55B26">
                              <w:pPr>
                                <w:jc w:val="center"/>
                                <w:rPr>
                                  <w:rPrChange w:id="409" w:author="EPR_Consultant07" w:date="2014-03-17T16:32:00Z">
                                    <w:rPr/>
                                  </w:rPrChang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ectangle à coins arrondis 23" o:spid="_x0000_s1051" style="position:absolute;left:0;text-align:left;margin-left:136.05pt;margin-top:2.15pt;width:110.25pt;height:70.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6RgAIAAEIFAAAOAAAAZHJzL2Uyb0RvYy54bWysVN1O2zAUvp+0d7B8P9KUlp+KFFUgpkkI&#10;EDBx7Tp2G83x8Y7dJt3T7F14sR07SUEMadO0G8cn5/873/HZeVsbtlXoK7AFzw9GnCkroazsquBf&#10;H68+nXDmg7ClMGBVwXfK8/P5xw9njZupMazBlAoZBbF+1riCr0Nwsyzzcq1q4Q/AKUtKDViLQCKu&#10;shJFQ9Frk41Ho6OsASwdglTe09/LTsnnKb7WSoZbrb0KzBScagvpxHQu45nNz8RshcKtK9mXIf6h&#10;ilpUlpLuQ12KINgGq99C1ZVE8KDDgYQ6A60rqVIP1E0+etPNw1o4lXohcLzbw+T/X1h5s71DVpUF&#10;Hx9yZkVNM7on1IRdGcWefzIJlfVMIIItK8/IiiBrnJ+R54O7w17ydI39txrr+KXOWJtg3u1hVm1g&#10;kn7mk9EoP55yJkl3cjo9nKY5ZC/eDn34rKBm8VJwhI0tY1UJYrG99oHSkv1gR0IsqSsi3cLOqFiH&#10;sfdKU38xbfJOzFIXBtlWECeElMqGo9gUxUvW0U1Xxuwdx3927O2jq0qs2zv/Rda9R8oMNuyd68oC&#10;vpe9/Jb3JevOfkCg6ztCENplmwabnw4jW0K5o2kjdGvgnbyqCOBr4cOdQOI9bQjtcrilQxtoCg79&#10;jbM14I/3/kd7oiNpOWtojwruv28EKs7MF0tEPc0nk7h4SZhMj8ck4GvN8rXGbuoLoLHk9Go4ma7R&#10;PpjhqhHqJ1r5RcxKKmEl5S64DDgIF6Hbb3o0pFoskhktmxPh2j44ORAhcuexfRLoepYF4ucNDDsn&#10;Zm941tnGEVlYbALoKpEwQt3h2o+AFjVxqX9U4kvwWk5WL0/f/BcAAAD//wMAUEsDBBQABgAIAAAA&#10;IQB1q8uW4AAAAAkBAAAPAAAAZHJzL2Rvd25yZXYueG1sTI9BT4NAEIXvJv6HzZh4MXYpxarI0jQa&#10;E6MXSpuet+wIWHaWsEuL/97xpMfJ+/LeN9lqsp044eBbRwrmswgEUuVMS7WC3fb19gGED5qM7hyh&#10;gm/0sMovLzKdGnemDZ7KUAsuIZ9qBU0IfSqlrxq02s9cj8TZpxusDnwOtTSDPnO57WQcRUtpdUu8&#10;0OgenxusjuVoFRQ373L75sdxL7988fFSFhs6rpW6vprWTyACTuEPhl99VoecnQ5uJONFpyC+j+eM&#10;KkgWIDhPHuMliAODyd0CZJ7J/x/kPwAAAP//AwBQSwECLQAUAAYACAAAACEAtoM4kv4AAADhAQAA&#10;EwAAAAAAAAAAAAAAAAAAAAAAW0NvbnRlbnRfVHlwZXNdLnhtbFBLAQItABQABgAIAAAAIQA4/SH/&#10;1gAAAJQBAAALAAAAAAAAAAAAAAAAAC8BAABfcmVscy8ucmVsc1BLAQItABQABgAIAAAAIQCQnq6R&#10;gAIAAEIFAAAOAAAAAAAAAAAAAAAAAC4CAABkcnMvZTJvRG9jLnhtbFBLAQItABQABgAIAAAAIQB1&#10;q8uW4AAAAAkBAAAPAAAAAAAAAAAAAAAAANoEAABkcnMvZG93bnJldi54bWxQSwUGAAAAAAQABADz&#10;AAAA5wUAAAAA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B55B26" w:rsidRPr="00A067EE" w:rsidRDefault="00A067EE" w:rsidP="00B55B26">
                        <w:pPr>
                          <w:jc w:val="center"/>
                          <w:rPr>
                            <w:rPrChange w:id="410" w:author="EPR_Consultant07" w:date="2014-03-17T16:29:00Z">
                              <w:rPr/>
                            </w:rPrChange>
                          </w:rPr>
                          <w:pPrChange w:id="411" w:author="EPR_Consultant07" w:date="2014-03-17T16:25:00Z">
                            <w:pPr>
                              <w:pStyle w:val="Paragraphedeliste"/>
                              <w:numPr>
                                <w:numId w:val="43"/>
                              </w:numPr>
                              <w:ind w:left="360" w:hanging="360"/>
                              <w:jc w:val="center"/>
                            </w:pPr>
                          </w:pPrChange>
                        </w:pPr>
                        <w:ins w:id="412" w:author="EPR_Consultant07" w:date="2014-03-17T16:33:00Z">
                          <w:r>
                            <w:t xml:space="preserve">Conception &amp; </w:t>
                          </w:r>
                        </w:ins>
                        <w:moveToRangeStart w:id="413" w:author="EPR_Consultant07" w:date="2014-03-17T16:25:00Z" w:name="move382836832"/>
                        <w:moveTo w:id="414" w:author="EPR_Consultant07" w:date="2014-03-17T16:25:00Z">
                          <w:r w:rsidR="00B55B26" w:rsidRPr="00061F52">
                            <w:t>Développement</w:t>
                          </w:r>
                          <w:r w:rsidR="00B55B26" w:rsidRPr="00A067EE">
                            <w:rPr>
                              <w:rPrChange w:id="415" w:author="EPR_Consultant07" w:date="2014-03-17T16:29:00Z">
                                <w:rPr/>
                              </w:rPrChange>
                            </w:rPr>
                            <w:t xml:space="preserve"> </w:t>
                          </w:r>
                          <w:del w:id="416" w:author="EPR_Consultant07" w:date="2014-03-17T16:25:00Z">
                            <w:r w:rsidR="00B55B26" w:rsidRPr="00A067EE" w:rsidDel="00B55B26">
                              <w:rPr>
                                <w:rPrChange w:id="417" w:author="EPR_Consultant07" w:date="2014-03-17T16:29:00Z">
                                  <w:rPr/>
                                </w:rPrChange>
                              </w:rPr>
                              <w:delText>projet</w:delText>
                            </w:r>
                          </w:del>
                        </w:moveTo>
                      </w:p>
                      <w:moveToRangeEnd w:id="413"/>
                      <w:p w:rsidR="00B55B26" w:rsidRPr="00A067EE" w:rsidRDefault="00B55B26" w:rsidP="00B55B26">
                        <w:pPr>
                          <w:jc w:val="center"/>
                          <w:rPr>
                            <w:rPrChange w:id="418" w:author="EPR_Consultant07" w:date="2014-03-17T16:32:00Z">
                              <w:rPr/>
                            </w:rPrChange>
                          </w:rPr>
                        </w:pPr>
                      </w:p>
                    </w:txbxContent>
                  </v:textbox>
                </v:roundrect>
              </w:pict>
            </mc:Fallback>
          </mc:AlternateContent>
        </w:r>
      </w:ins>
      <w:ins w:id="419" w:author="EPR_Consultant07" w:date="2014-03-17T16:22:00Z">
        <w:r>
          <w:rPr>
            <w:noProof/>
            <w:lang w:eastAsia="fr-FR" w:bidi="ar-SA"/>
          </w:rPr>
          <mc:AlternateContent>
            <mc:Choice Requires="wps">
              <w:drawing>
                <wp:anchor distT="0" distB="0" distL="114300" distR="114300" simplePos="0" relativeHeight="251725312" behindDoc="0" locked="0" layoutInCell="1" allowOverlap="1" wp14:anchorId="6DA48080" wp14:editId="5AE29347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27305</wp:posOffset>
                  </wp:positionV>
                  <wp:extent cx="1400175" cy="895350"/>
                  <wp:effectExtent l="57150" t="38100" r="85725" b="95250"/>
                  <wp:wrapNone/>
                  <wp:docPr id="19" name="Rectangle à coins arrondis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00175" cy="8953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5B26" w:rsidRPr="00A067EE" w:rsidRDefault="00B55B26" w:rsidP="00B55B26">
                              <w:pPr>
                                <w:jc w:val="center"/>
                                <w:rPr>
                                  <w:rPrChange w:id="420" w:author="EPR_Consultant07" w:date="2014-03-17T16:29:00Z">
                                    <w:rPr/>
                                  </w:rPrChange>
                                </w:rPr>
                                <w:pPrChange w:id="421" w:author="EPR_Consultant07" w:date="2014-03-17T16:24:00Z">
                                  <w:pPr>
                                    <w:pStyle w:val="Paragraphedeliste"/>
                                    <w:numPr>
                                      <w:numId w:val="43"/>
                                    </w:numPr>
                                    <w:ind w:left="360" w:hanging="360"/>
                                    <w:jc w:val="center"/>
                                  </w:pPr>
                                </w:pPrChange>
                              </w:pPr>
                              <w:moveToRangeStart w:id="422" w:author="EPR_Consultant07" w:date="2014-03-17T16:24:00Z" w:name="move382836804"/>
                              <w:moveTo w:id="423" w:author="EPR_Consultant07" w:date="2014-03-17T16:24:00Z">
                                <w:r w:rsidRPr="00061F52">
                                  <w:t xml:space="preserve">Documentation </w:t>
                                </w:r>
                                <w:del w:id="424" w:author="EPR_Consultant07" w:date="2014-03-17T16:25:00Z">
                                  <w:r w:rsidRPr="00A067EE" w:rsidDel="00B55B26">
                                    <w:rPr>
                                      <w:rPrChange w:id="425" w:author="EPR_Consultant07" w:date="2014-03-17T16:29:00Z">
                                        <w:rPr/>
                                      </w:rPrChange>
                                    </w:rPr>
                                    <w:delText>projet</w:delText>
                                  </w:r>
                                </w:del>
                              </w:moveTo>
                            </w:p>
                            <w:moveToRangeEnd w:id="422"/>
                            <w:p w:rsidR="00B55B26" w:rsidRDefault="00B55B26" w:rsidP="00B55B2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id="Rectangle à coins arrondis 19" o:spid="_x0000_s1052" style="position:absolute;left:0;text-align:left;margin-left:21.3pt;margin-top:2.15pt;width:110.25pt;height:70.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eZfgIAAEIFAAAOAAAAZHJzL2Uyb0RvYy54bWysVNtOGzEQfa/Uf7D8XjabJhAiNigCUVVC&#10;gICKZ8drJ6t6Pe7YSTb9mv5Lf6xj7wVEkVpVffF6du5nzvjsvKkN2yn0FdiC50cjzpSVUFZ2XfAv&#10;j1cfZpz5IGwpDFhV8IPy/Hzx/t3Z3s3VGDZgSoWMglg/37uCb0Jw8yzzcqNq4Y/AKUtKDViLQCKu&#10;sxLFnqLXJhuPRsfZHrB0CFJ5T38vWyVfpPhaKxlutfYqMFNwqi2kE9O5ime2OBPzNQq3qWRXhviH&#10;KmpRWUo6hLoUQbAtVr+FqiuJ4EGHIwl1BlpXUqUeqJt89Kqbh41wKvVC4Hg3wOT/X1h5s7tDVpU0&#10;u1POrKhpRveEmrBro9jPH0xCZT0TiGDLyjOyIsj2zs/J88HdYSd5usb+G411/FJnrEkwHwaYVROY&#10;pJ/5ZDTKT6acSdLNTqcfp2kO2bO3Qx8+KahZvBQcYWvLWFWCWOyufaC0ZN/bkRBLaotIt3AwKtZh&#10;7L3S1F9Mm7wTs9SFQbYTxAkhpbLhODZF8ZJ1dNOVMYPj+M+OnX10VYl1g/NfZB08UmawYXCuKwv4&#10;Vvbya96VrFv7HoG27whBaFZNO9hZP7IVlAeaNkK7Bt7Jq4oAvhY+3Akk3tOG0C6HWzq0gX3Bobtx&#10;tgH8/tb/aE90JC1ne9qjgvtvW4GKM/PZElFP88kkLl4SJtOTMQn4UrN6qbHb+gJoLDm9Gk6ma7QP&#10;pr9qhPqJVn4Zs5JKWEm5Cy4D9sJFaPebHg2plstkRsvmRLi2D072RIjceWyeBLqOZYH4eQP9zon5&#10;K561tnFEFpbbALpKJIxQt7h2I6BFTVzqHpX4EryUk9Xz07f4BQAA//8DAFBLAwQUAAYACAAAACEA&#10;nKMdI94AAAAIAQAADwAAAGRycy9kb3ducmV2LnhtbEyPwUrDQBCG74LvsIzgReymSQ0lzaYURRC9&#10;pKl43mbHJDY7G7KbNr6940lPw/B//PNNvp1tL844+s6RguUiAoFUO9NRo+D98Hy/BuGDJqN7R6jg&#10;Gz1si+urXGfGXWiP5yo0gkvIZ1pBG8KQSenrFq32CzcgcfbpRqsDr2MjzagvXG57GUdRKq3uiC+0&#10;esDHFutTNVkF5d2rPLz4afqQX758e6rKPZ12St3ezLsNiIBz+IPhV5/VoWCno5vIeNErWMUpkzwT&#10;EBzHabIEcWRu9ZCALHL5/4HiBwAA//8DAFBLAQItABQABgAIAAAAIQC2gziS/gAAAOEBAAATAAAA&#10;AAAAAAAAAAAAAAAAAABbQ29udGVudF9UeXBlc10ueG1sUEsBAi0AFAAGAAgAAAAhADj9If/WAAAA&#10;lAEAAAsAAAAAAAAAAAAAAAAALwEAAF9yZWxzLy5yZWxzUEsBAi0AFAAGAAgAAAAhAM8pp5l+AgAA&#10;QgUAAA4AAAAAAAAAAAAAAAAALgIAAGRycy9lMm9Eb2MueG1sUEsBAi0AFAAGAAgAAAAhAJyjHSPe&#10;AAAACAEAAA8AAAAAAAAAAAAAAAAA2AQAAGRycy9kb3ducmV2LnhtbFBLBQYAAAAABAAEAPMAAADj&#10;BQ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B55B26" w:rsidRPr="00A067EE" w:rsidRDefault="00B55B26" w:rsidP="00B55B26">
                        <w:pPr>
                          <w:jc w:val="center"/>
                          <w:rPr>
                            <w:rPrChange w:id="426" w:author="EPR_Consultant07" w:date="2014-03-17T16:29:00Z">
                              <w:rPr/>
                            </w:rPrChange>
                          </w:rPr>
                          <w:pPrChange w:id="427" w:author="EPR_Consultant07" w:date="2014-03-17T16:24:00Z">
                            <w:pPr>
                              <w:pStyle w:val="Paragraphedeliste"/>
                              <w:numPr>
                                <w:numId w:val="43"/>
                              </w:numPr>
                              <w:ind w:left="360" w:hanging="360"/>
                              <w:jc w:val="center"/>
                            </w:pPr>
                          </w:pPrChange>
                        </w:pPr>
                        <w:moveToRangeStart w:id="428" w:author="EPR_Consultant07" w:date="2014-03-17T16:24:00Z" w:name="move382836804"/>
                        <w:moveTo w:id="429" w:author="EPR_Consultant07" w:date="2014-03-17T16:24:00Z">
                          <w:r w:rsidRPr="00061F52">
                            <w:t xml:space="preserve">Documentation </w:t>
                          </w:r>
                          <w:del w:id="430" w:author="EPR_Consultant07" w:date="2014-03-17T16:25:00Z">
                            <w:r w:rsidRPr="00A067EE" w:rsidDel="00B55B26">
                              <w:rPr>
                                <w:rPrChange w:id="431" w:author="EPR_Consultant07" w:date="2014-03-17T16:29:00Z">
                                  <w:rPr/>
                                </w:rPrChange>
                              </w:rPr>
                              <w:delText>projet</w:delText>
                            </w:r>
                          </w:del>
                        </w:moveTo>
                      </w:p>
                      <w:moveToRangeEnd w:id="428"/>
                      <w:p w:rsidR="00B55B26" w:rsidRDefault="00B55B26" w:rsidP="00B55B26">
                        <w:pPr>
                          <w:jc w:val="center"/>
                        </w:pPr>
                      </w:p>
                    </w:txbxContent>
                  </v:textbox>
                </v:roundrect>
              </w:pict>
            </mc:Fallback>
          </mc:AlternateContent>
        </w:r>
      </w:ins>
    </w:p>
    <w:p w:rsidR="00031EFA" w:rsidRPr="00392240" w:rsidRDefault="00031EFA" w:rsidP="00031EFA"/>
    <w:p w:rsidR="00031EFA" w:rsidRPr="00392240" w:rsidRDefault="00031EFA" w:rsidP="00031EFA"/>
    <w:p w:rsidR="00031EFA" w:rsidRPr="00392240" w:rsidRDefault="00031EFA" w:rsidP="00031EFA"/>
    <w:p w:rsidR="00031EFA" w:rsidRPr="00392240" w:rsidRDefault="00031EFA" w:rsidP="00031EFA"/>
    <w:p w:rsidR="00031EFA" w:rsidRPr="00392240" w:rsidRDefault="00031EFA" w:rsidP="00031EFA"/>
    <w:p w:rsidR="00031EFA" w:rsidRPr="00392240" w:rsidRDefault="00031EFA" w:rsidP="00031EFA"/>
    <w:p w:rsidR="00031EFA" w:rsidRPr="00392240" w:rsidDel="00C963E4" w:rsidRDefault="00031EFA" w:rsidP="00031EFA">
      <w:pPr>
        <w:rPr>
          <w:del w:id="432" w:author="EPR_Consultant07" w:date="2014-03-17T16:46:00Z"/>
        </w:rPr>
      </w:pPr>
    </w:p>
    <w:p w:rsidR="00031EFA" w:rsidRPr="00392240" w:rsidRDefault="00146D3E" w:rsidP="00031EFA">
      <w:r w:rsidRPr="00392240">
        <w:tab/>
      </w:r>
      <w:r w:rsidRPr="00392240">
        <w:tab/>
      </w:r>
      <w:r w:rsidRPr="00392240">
        <w:tab/>
      </w:r>
      <w:r w:rsidRPr="00392240">
        <w:tab/>
      </w:r>
    </w:p>
    <w:p w:rsidR="00031EFA" w:rsidRPr="00392240" w:rsidRDefault="00CC252A" w:rsidP="00031EFA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2F55D6AA" wp14:editId="0B1914E6">
                <wp:simplePos x="0" y="0"/>
                <wp:positionH relativeFrom="column">
                  <wp:posOffset>2030730</wp:posOffset>
                </wp:positionH>
                <wp:positionV relativeFrom="paragraph">
                  <wp:posOffset>13970</wp:posOffset>
                </wp:positionV>
                <wp:extent cx="2797175" cy="635"/>
                <wp:effectExtent l="0" t="0" r="3175" b="0"/>
                <wp:wrapNone/>
                <wp:docPr id="104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6C89" w:rsidRPr="001C5BAB" w:rsidRDefault="007F6C89" w:rsidP="00146D3E">
                            <w:pPr>
                              <w:pStyle w:val="Lgende"/>
                              <w:rPr>
                                <w:b w:val="0"/>
                                <w:i/>
                                <w:noProof/>
                                <w:szCs w:val="24"/>
                                <w:u w:val="single"/>
                                <w:rPrChange w:id="433" w:author="EPR_Consultant07" w:date="2014-03-19T12:34:00Z">
                                  <w:rPr>
                                    <w:b w:val="0"/>
                                    <w:i/>
                                    <w:noProof/>
                                    <w:szCs w:val="24"/>
                                  </w:rPr>
                                </w:rPrChange>
                              </w:rPr>
                            </w:pPr>
                            <w:r w:rsidRPr="001C5BAB">
                              <w:rPr>
                                <w:b w:val="0"/>
                                <w:i/>
                                <w:u w:val="single"/>
                                <w:rPrChange w:id="434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t xml:space="preserve">Figure </w:t>
                            </w:r>
                            <w:r w:rsidRPr="001C5BAB">
                              <w:rPr>
                                <w:b w:val="0"/>
                                <w:i/>
                                <w:u w:val="single"/>
                                <w:rPrChange w:id="435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fldChar w:fldCharType="begin"/>
                            </w:r>
                            <w:r w:rsidRPr="001C5BAB">
                              <w:rPr>
                                <w:b w:val="0"/>
                                <w:i/>
                                <w:u w:val="single"/>
                                <w:rPrChange w:id="436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instrText xml:space="preserve"> SEQ Figure \* ARABIC </w:instrText>
                            </w:r>
                            <w:r w:rsidRPr="001C5BAB">
                              <w:rPr>
                                <w:b w:val="0"/>
                                <w:i/>
                                <w:u w:val="single"/>
                                <w:rPrChange w:id="437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fldChar w:fldCharType="separate"/>
                            </w:r>
                            <w:r w:rsidRPr="001C5BAB">
                              <w:rPr>
                                <w:b w:val="0"/>
                                <w:i/>
                                <w:noProof/>
                                <w:u w:val="single"/>
                                <w:rPrChange w:id="438" w:author="EPR_Consultant07" w:date="2014-03-19T12:34:00Z">
                                  <w:rPr>
                                    <w:b w:val="0"/>
                                    <w:i/>
                                    <w:noProof/>
                                  </w:rPr>
                                </w:rPrChange>
                              </w:rPr>
                              <w:t>1</w:t>
                            </w:r>
                            <w:r w:rsidRPr="001C5BAB">
                              <w:rPr>
                                <w:b w:val="0"/>
                                <w:i/>
                                <w:noProof/>
                                <w:u w:val="single"/>
                                <w:rPrChange w:id="439" w:author="EPR_Consultant07" w:date="2014-03-19T12:34:00Z">
                                  <w:rPr>
                                    <w:b w:val="0"/>
                                    <w:i/>
                                    <w:noProof/>
                                  </w:rPr>
                                </w:rPrChange>
                              </w:rPr>
                              <w:fldChar w:fldCharType="end"/>
                            </w:r>
                            <w:r w:rsidRPr="001C5BAB">
                              <w:rPr>
                                <w:b w:val="0"/>
                                <w:i/>
                                <w:u w:val="single"/>
                                <w:rPrChange w:id="440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t xml:space="preserve"> : </w:t>
                            </w:r>
                            <w:r w:rsidR="00CC252A" w:rsidRPr="001C5BAB">
                              <w:rPr>
                                <w:b w:val="0"/>
                                <w:i/>
                                <w:u w:val="single"/>
                                <w:rPrChange w:id="441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t>Interactions sur le</w:t>
                            </w:r>
                            <w:r w:rsidRPr="001C5BAB">
                              <w:rPr>
                                <w:b w:val="0"/>
                                <w:i/>
                                <w:u w:val="single"/>
                                <w:rPrChange w:id="442" w:author="EPR_Consultant07" w:date="2014-03-19T12:34:00Z">
                                  <w:rPr>
                                    <w:b w:val="0"/>
                                    <w:i/>
                                  </w:rPr>
                                </w:rPrChange>
                              </w:rPr>
                              <w:t xml:space="preserve">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4" o:spid="_x0000_s1053" type="#_x0000_t202" style="position:absolute;left:0;text-align:left;margin-left:159.9pt;margin-top:1.1pt;width:220.25pt;height:.0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D7OwIAAHwEAAAOAAAAZHJzL2Uyb0RvYy54bWysVMFu2zAMvQ/YPwi6L06ytemMOEWWIsOA&#10;oC2QDgV2U2Q5NiCJGqXEzr5+lBynW7fTsItCkRTp9x6Z+W1nNDsq9A3Ygk9GY86UlVA2dl/wr0/r&#10;dzec+SBsKTRYVfCT8vx28fbNvHW5mkINulTIqIj1eesKXofg8izzslZG+BE4ZSlYARoR6Ir7rETR&#10;UnWjs+l4fJ21gKVDkMp78t71Qb5I9atKyfBQVV4FpgtO3xbSiencxTNbzEW+R+HqRp4/Q/zDVxjR&#10;WGp6KXUngmAHbP4oZRqJ4KEKIwkmg6pqpEoYCM1k/ArNthZOJSxEjncXmvz/Kyvvj4/ImpK0G3/g&#10;zApDIn0jqVipWFBdUCwGiKbW+Zyyt47yQ/cJOnoy+D05I/quQhN/CRejOBF+upBMtZgk53T2cTaZ&#10;XXEmKXb9/irWyF6eOvThswLDolFwJAUTseK48aFPHVJiJw+6KdeN1vESAyuN7ChI7bZugjoX/y1L&#10;25hrIb7qC/Yelcbl3CWi7VFFK3S7rifpAnkH5YmYQOhHyju5bqj9RvjwKJBmiMDTXoQHOioNbcHh&#10;bHFWA/74mz/mk7QU5aylmSy4/34QqDjTXyyJHgd4MHAwdoNhD2YFBHxCG+dkMukBBj2YFYJ5pnVZ&#10;xi4UElZSr4KHwVyFfjNo3aRaLlMSjakTYWO3TsbSA81P3bNAdxYpzsk9DNMq8lda9blJLbc8BCI+&#10;CRmJ7VmkAYgXGvE0Cud1jDv06z1lvfxpLH4CAAD//wMAUEsDBBQABgAIAAAAIQAyFhwh3gAAAAcB&#10;AAAPAAAAZHJzL2Rvd25yZXYueG1sTM4xT8MwEAXgHYn/YB0SC6JOkypAiFNVFQywVIQubG58jQPx&#10;OYqdNvx7jgnGp3d695Xr2fXihGPoPClYLhIQSI03HbUK9u/Pt/cgQtRkdO8JFXxjgHV1eVHqwvgz&#10;veGpjq3gEQqFVmBjHAopQ2PR6bDwAxJ3Rz86HTmOrTSjPvO462WaJLl0uiP+YPWAW4vNVz05BbvV&#10;x87eTMen180qG1/20zb/bGulrq/mzSOIiHP8O4ZfPtOhYtPBT2SC6BVkywemRwVpCoL7uzzJQBw4&#10;ZyCrUv73Vz8AAAD//wMAUEsBAi0AFAAGAAgAAAAhALaDOJL+AAAA4QEAABMAAAAAAAAAAAAAAAAA&#10;AAAAAFtDb250ZW50X1R5cGVzXS54bWxQSwECLQAUAAYACAAAACEAOP0h/9YAAACUAQAACwAAAAAA&#10;AAAAAAAAAAAvAQAAX3JlbHMvLnJlbHNQSwECLQAUAAYACAAAACEAhAZQ+zsCAAB8BAAADgAAAAAA&#10;AAAAAAAAAAAuAgAAZHJzL2Uyb0RvYy54bWxQSwECLQAUAAYACAAAACEAMhYcId4AAAAHAQAADwAA&#10;AAAAAAAAAAAAAACVBAAAZHJzL2Rvd25yZXYueG1sUEsFBgAAAAAEAAQA8wAAAKAFAAAAAA==&#10;" stroked="f">
                <v:textbox style="mso-fit-shape-to-text:t" inset="0,0,0,0">
                  <w:txbxContent>
                    <w:p w:rsidR="007F6C89" w:rsidRPr="001C5BAB" w:rsidRDefault="007F6C89" w:rsidP="00146D3E">
                      <w:pPr>
                        <w:pStyle w:val="Lgende"/>
                        <w:rPr>
                          <w:b w:val="0"/>
                          <w:i/>
                          <w:noProof/>
                          <w:szCs w:val="24"/>
                          <w:u w:val="single"/>
                          <w:rPrChange w:id="443" w:author="EPR_Consultant07" w:date="2014-03-19T12:34:00Z">
                            <w:rPr>
                              <w:b w:val="0"/>
                              <w:i/>
                              <w:noProof/>
                              <w:szCs w:val="24"/>
                            </w:rPr>
                          </w:rPrChange>
                        </w:rPr>
                      </w:pPr>
                      <w:r w:rsidRPr="001C5BAB">
                        <w:rPr>
                          <w:b w:val="0"/>
                          <w:i/>
                          <w:u w:val="single"/>
                          <w:rPrChange w:id="444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t xml:space="preserve">Figure </w:t>
                      </w:r>
                      <w:r w:rsidRPr="001C5BAB">
                        <w:rPr>
                          <w:b w:val="0"/>
                          <w:i/>
                          <w:u w:val="single"/>
                          <w:rPrChange w:id="445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fldChar w:fldCharType="begin"/>
                      </w:r>
                      <w:r w:rsidRPr="001C5BAB">
                        <w:rPr>
                          <w:b w:val="0"/>
                          <w:i/>
                          <w:u w:val="single"/>
                          <w:rPrChange w:id="446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instrText xml:space="preserve"> SEQ Figure \* ARABIC </w:instrText>
                      </w:r>
                      <w:r w:rsidRPr="001C5BAB">
                        <w:rPr>
                          <w:b w:val="0"/>
                          <w:i/>
                          <w:u w:val="single"/>
                          <w:rPrChange w:id="447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fldChar w:fldCharType="separate"/>
                      </w:r>
                      <w:r w:rsidRPr="001C5BAB">
                        <w:rPr>
                          <w:b w:val="0"/>
                          <w:i/>
                          <w:noProof/>
                          <w:u w:val="single"/>
                          <w:rPrChange w:id="448" w:author="EPR_Consultant07" w:date="2014-03-19T12:34:00Z">
                            <w:rPr>
                              <w:b w:val="0"/>
                              <w:i/>
                              <w:noProof/>
                            </w:rPr>
                          </w:rPrChange>
                        </w:rPr>
                        <w:t>1</w:t>
                      </w:r>
                      <w:r w:rsidRPr="001C5BAB">
                        <w:rPr>
                          <w:b w:val="0"/>
                          <w:i/>
                          <w:noProof/>
                          <w:u w:val="single"/>
                          <w:rPrChange w:id="449" w:author="EPR_Consultant07" w:date="2014-03-19T12:34:00Z">
                            <w:rPr>
                              <w:b w:val="0"/>
                              <w:i/>
                              <w:noProof/>
                            </w:rPr>
                          </w:rPrChange>
                        </w:rPr>
                        <w:fldChar w:fldCharType="end"/>
                      </w:r>
                      <w:r w:rsidRPr="001C5BAB">
                        <w:rPr>
                          <w:b w:val="0"/>
                          <w:i/>
                          <w:u w:val="single"/>
                          <w:rPrChange w:id="450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t xml:space="preserve"> : </w:t>
                      </w:r>
                      <w:r w:rsidR="00CC252A" w:rsidRPr="001C5BAB">
                        <w:rPr>
                          <w:b w:val="0"/>
                          <w:i/>
                          <w:u w:val="single"/>
                          <w:rPrChange w:id="451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t>Interactions sur le</w:t>
                      </w:r>
                      <w:r w:rsidRPr="001C5BAB">
                        <w:rPr>
                          <w:b w:val="0"/>
                          <w:i/>
                          <w:u w:val="single"/>
                          <w:rPrChange w:id="452" w:author="EPR_Consultant07" w:date="2014-03-19T12:34:00Z">
                            <w:rPr>
                              <w:b w:val="0"/>
                              <w:i/>
                            </w:rPr>
                          </w:rPrChange>
                        </w:rPr>
                        <w:t xml:space="preserve"> projet</w:t>
                      </w:r>
                    </w:p>
                  </w:txbxContent>
                </v:textbox>
              </v:shape>
            </w:pict>
          </mc:Fallback>
        </mc:AlternateContent>
      </w:r>
    </w:p>
    <w:p w:rsidR="00031EFA" w:rsidRDefault="00031EFA" w:rsidP="00155890">
      <w:pPr>
        <w:rPr>
          <w:ins w:id="453" w:author="EPR_Consultant07" w:date="2014-03-17T16:46:00Z"/>
        </w:rPr>
      </w:pPr>
    </w:p>
    <w:p w:rsidR="00C963E4" w:rsidRPr="00392240" w:rsidDel="00C963E4" w:rsidRDefault="00C963E4" w:rsidP="00155890">
      <w:pPr>
        <w:rPr>
          <w:del w:id="454" w:author="EPR_Consultant07" w:date="2014-03-17T16:46:00Z"/>
        </w:rPr>
      </w:pPr>
    </w:p>
    <w:p w:rsidR="00031EFA" w:rsidRPr="00392240" w:rsidRDefault="00031EFA" w:rsidP="00155890">
      <w:r w:rsidRPr="00392240">
        <w:t>Notre projet sera réalisé en partenariat avec des clients MATIS, ce partenariat reste à définir en détail surtout en ce qui concerne l’engagement de chaque partie.</w:t>
      </w:r>
    </w:p>
    <w:p w:rsidR="00031EFA" w:rsidRPr="00392240" w:rsidRDefault="00031EFA" w:rsidP="00031EFA">
      <w:pPr>
        <w:pStyle w:val="Paragraphedeliste"/>
        <w:numPr>
          <w:ilvl w:val="0"/>
          <w:numId w:val="36"/>
        </w:numPr>
      </w:pPr>
      <w:r w:rsidRPr="00392240">
        <w:t>Le client devra fournir toutes les informations nécessaires.</w:t>
      </w:r>
    </w:p>
    <w:p w:rsidR="00EC1C42" w:rsidRPr="00392240" w:rsidRDefault="00031EFA" w:rsidP="002A6771">
      <w:pPr>
        <w:pStyle w:val="Paragraphedeliste"/>
        <w:numPr>
          <w:ilvl w:val="0"/>
          <w:numId w:val="36"/>
        </w:numPr>
      </w:pPr>
      <w:r w:rsidRPr="00392240">
        <w:t xml:space="preserve">Matis </w:t>
      </w:r>
      <w:del w:id="455" w:author="EPR_Consultant07" w:date="2014-03-17T16:46:00Z">
        <w:r w:rsidRPr="00392240" w:rsidDel="00C963E4">
          <w:delText>qui d</w:delText>
        </w:r>
      </w:del>
      <w:ins w:id="456" w:author="EPR_Consultant07" w:date="2014-03-17T16:46:00Z">
        <w:r w:rsidR="00C963E4">
          <w:t>d</w:t>
        </w:r>
      </w:ins>
      <w:r w:rsidRPr="00392240">
        <w:t>evra s’engager sur le résultat.</w:t>
      </w:r>
    </w:p>
    <w:p w:rsidR="00031EFA" w:rsidRPr="00392240" w:rsidRDefault="00EC1C42" w:rsidP="00EC1C42">
      <w:pPr>
        <w:pStyle w:val="Titre2"/>
      </w:pPr>
      <w:bookmarkStart w:id="457" w:name="_Toc382995683"/>
      <w:r w:rsidRPr="00392240">
        <w:t>Expression des besoins :</w:t>
      </w:r>
      <w:bookmarkEnd w:id="457"/>
    </w:p>
    <w:p w:rsidR="00031EFA" w:rsidRPr="00392240" w:rsidRDefault="00031EFA" w:rsidP="00EC1C42">
      <w:pPr>
        <w:pStyle w:val="Titre3"/>
      </w:pPr>
      <w:bookmarkStart w:id="458" w:name="_Toc382995684"/>
      <w:r w:rsidRPr="00392240">
        <w:t xml:space="preserve">Les besoins </w:t>
      </w:r>
      <w:r w:rsidR="00EC1C42" w:rsidRPr="00392240">
        <w:t>fonctionnels</w:t>
      </w:r>
      <w:r w:rsidRPr="00392240">
        <w:t> :</w:t>
      </w:r>
      <w:bookmarkEnd w:id="458"/>
    </w:p>
    <w:p w:rsidR="00D11477" w:rsidRPr="00392240" w:rsidRDefault="00D11477" w:rsidP="00D11477"/>
    <w:p w:rsidR="00D11477" w:rsidRPr="00392240" w:rsidRDefault="00D11477" w:rsidP="00D11477">
      <w:pPr>
        <w:ind w:firstLine="709"/>
      </w:pPr>
      <w:del w:id="459" w:author="EPR_Consultant07" w:date="2014-03-17T16:46:00Z">
        <w:r w:rsidRPr="00392240" w:rsidDel="00C963E4">
          <w:lastRenderedPageBreak/>
          <w:delText xml:space="preserve">La voiture </w:delText>
        </w:r>
      </w:del>
      <w:ins w:id="460" w:author="EPR_Consultant07" w:date="2014-03-17T16:46:00Z">
        <w:r w:rsidR="00C963E4">
          <w:t>D</w:t>
        </w:r>
      </w:ins>
      <w:del w:id="461" w:author="EPR_Consultant07" w:date="2014-03-17T16:46:00Z">
        <w:r w:rsidRPr="00392240" w:rsidDel="00C963E4">
          <w:delText>d</w:delText>
        </w:r>
      </w:del>
      <w:r w:rsidRPr="00392240">
        <w:t>epuis sa création jusqu’à aujourd’hui</w:t>
      </w:r>
      <w:ins w:id="462" w:author="EPR_Consultant07" w:date="2014-03-17T16:46:00Z">
        <w:r w:rsidR="00C963E4">
          <w:t>, l’automobile</w:t>
        </w:r>
      </w:ins>
      <w:r w:rsidRPr="00392240">
        <w:t xml:space="preserve"> n’a cessé de se développer</w:t>
      </w:r>
      <w:ins w:id="463" w:author="EPR_Consultant07" w:date="2014-03-17T16:47:00Z">
        <w:r w:rsidR="00C963E4">
          <w:t xml:space="preserve"> et d’évoluer</w:t>
        </w:r>
      </w:ins>
      <w:del w:id="464" w:author="EPR_Consultant07" w:date="2014-03-17T16:47:00Z">
        <w:r w:rsidRPr="00392240" w:rsidDel="00C963E4">
          <w:delText>,</w:delText>
        </w:r>
      </w:del>
      <w:ins w:id="465" w:author="EPR_Consultant07" w:date="2014-03-17T16:47:00Z">
        <w:r w:rsidR="00C963E4">
          <w:t xml:space="preserve">. </w:t>
        </w:r>
      </w:ins>
      <w:del w:id="466" w:author="EPR_Consultant07" w:date="2014-03-17T16:47:00Z">
        <w:r w:rsidRPr="00392240" w:rsidDel="00C963E4">
          <w:delText xml:space="preserve"> depuis l’</w:delText>
        </w:r>
      </w:del>
      <w:ins w:id="467" w:author="EPR_Consultant07" w:date="2014-03-17T16:47:00Z">
        <w:r w:rsidR="00C963E4">
          <w:t xml:space="preserve">Aussi l’avènement d’Internet </w:t>
        </w:r>
      </w:ins>
      <w:ins w:id="468" w:author="EPR_Consultant07" w:date="2014-03-17T16:48:00Z">
        <w:r w:rsidR="00C963E4">
          <w:t xml:space="preserve">ont fait </w:t>
        </w:r>
        <w:r w:rsidR="00C773AA">
          <w:t>émerger</w:t>
        </w:r>
        <w:r w:rsidR="00C963E4">
          <w:t xml:space="preserve"> </w:t>
        </w:r>
      </w:ins>
      <w:del w:id="469" w:author="EPR_Consultant07" w:date="2014-03-17T16:48:00Z">
        <w:r w:rsidRPr="00392240" w:rsidDel="00C963E4">
          <w:delText>air internet d</w:delText>
        </w:r>
      </w:del>
      <w:ins w:id="470" w:author="EPR_Consultant07" w:date="2014-03-17T16:48:00Z">
        <w:r w:rsidR="00C963E4">
          <w:t>d</w:t>
        </w:r>
      </w:ins>
      <w:r w:rsidRPr="00392240">
        <w:t>es fonctionnalités</w:t>
      </w:r>
      <w:ins w:id="471" w:author="EPR_Consultant07" w:date="2014-03-17T16:48:00Z">
        <w:r w:rsidR="00C773AA">
          <w:t xml:space="preserve"> riches et multiple qui peuvent être </w:t>
        </w:r>
      </w:ins>
      <w:del w:id="472" w:author="EPR_Consultant07" w:date="2014-03-17T16:48:00Z">
        <w:r w:rsidRPr="00392240" w:rsidDel="00C773AA">
          <w:delText xml:space="preserve"> sont i</w:delText>
        </w:r>
      </w:del>
      <w:ins w:id="473" w:author="EPR_Consultant07" w:date="2014-03-17T16:48:00Z">
        <w:r w:rsidR="00C773AA">
          <w:t>i</w:t>
        </w:r>
      </w:ins>
      <w:r w:rsidRPr="00392240">
        <w:t xml:space="preserve">ntégrées dans le véhicule d’aujourd’hui, on peut en citer quelques-unes comme la navigation, la connexion à internet. </w:t>
      </w:r>
    </w:p>
    <w:p w:rsidR="00D11477" w:rsidRPr="00392240" w:rsidRDefault="00D11477" w:rsidP="00D11477">
      <w:r w:rsidRPr="00392240">
        <w:t>Le but de ce projet  est développer une application qui devra permettre à la fois une connexion à distance à l’IHM embarqué dans une voiture et une utilisation optimisé dans le véhicule comme par exemple l’introduction d’une commande vocale.</w:t>
      </w:r>
    </w:p>
    <w:p w:rsidR="00D11477" w:rsidRPr="00392240" w:rsidRDefault="00D11477" w:rsidP="00D11477">
      <w:r w:rsidRPr="00392240">
        <w:t xml:space="preserve">   </w:t>
      </w:r>
    </w:p>
    <w:p w:rsidR="00CC252A" w:rsidRDefault="00CC252A" w:rsidP="00031EFA"/>
    <w:p w:rsidR="00031EFA" w:rsidRPr="00392240" w:rsidRDefault="00031EFA" w:rsidP="00031EFA">
      <w:r w:rsidRPr="00392240">
        <w:t xml:space="preserve">Les </w:t>
      </w:r>
      <w:del w:id="474" w:author="EPR_Consultant07" w:date="2014-03-17T16:52:00Z">
        <w:r w:rsidRPr="00392240" w:rsidDel="00C773AA">
          <w:delText xml:space="preserve">besoins </w:delText>
        </w:r>
      </w:del>
      <w:ins w:id="475" w:author="EPR_Consultant07" w:date="2014-03-17T16:52:00Z">
        <w:r w:rsidR="00C773AA">
          <w:t>fonctions</w:t>
        </w:r>
        <w:r w:rsidR="00C773AA" w:rsidRPr="00392240">
          <w:t xml:space="preserve"> </w:t>
        </w:r>
      </w:ins>
      <w:r w:rsidRPr="00392240">
        <w:t>principa</w:t>
      </w:r>
      <w:ins w:id="476" w:author="EPR_Consultant07" w:date="2014-03-17T16:53:00Z">
        <w:r w:rsidR="00C773AA">
          <w:t>les</w:t>
        </w:r>
      </w:ins>
      <w:del w:id="477" w:author="EPR_Consultant07" w:date="2014-03-17T16:53:00Z">
        <w:r w:rsidRPr="00392240" w:rsidDel="00C773AA">
          <w:delText>ux</w:delText>
        </w:r>
      </w:del>
      <w:ins w:id="478" w:author="EPR_Consultant07" w:date="2014-03-17T16:53:00Z">
        <w:r w:rsidR="00C773AA">
          <w:t xml:space="preserve"> que doit</w:t>
        </w:r>
      </w:ins>
      <w:del w:id="479" w:author="EPR_Consultant07" w:date="2014-03-17T16:53:00Z">
        <w:r w:rsidRPr="00392240" w:rsidDel="00C773AA">
          <w:delText xml:space="preserve"> à co</w:delText>
        </w:r>
      </w:del>
      <w:ins w:id="480" w:author="EPR_Consultant07" w:date="2014-03-17T16:53:00Z">
        <w:r w:rsidR="00C773AA">
          <w:t xml:space="preserve"> co</w:t>
        </w:r>
      </w:ins>
      <w:r w:rsidRPr="00392240">
        <w:t>uvrir</w:t>
      </w:r>
      <w:del w:id="481" w:author="EPR_Consultant07" w:date="2014-03-17T16:53:00Z">
        <w:r w:rsidRPr="00392240" w:rsidDel="00C773AA">
          <w:delText xml:space="preserve"> par</w:delText>
        </w:r>
      </w:del>
      <w:r w:rsidRPr="00392240">
        <w:t xml:space="preserve"> le logiciel RADOME sont les suivant</w:t>
      </w:r>
      <w:ins w:id="482" w:author="EPR_Consultant07" w:date="2014-03-17T16:53:00Z">
        <w:r w:rsidR="00C773AA">
          <w:t>e</w:t>
        </w:r>
      </w:ins>
      <w:r w:rsidRPr="00392240">
        <w:t>s :</w:t>
      </w:r>
    </w:p>
    <w:p w:rsidR="00031EFA" w:rsidRPr="00392240" w:rsidRDefault="00031EFA" w:rsidP="00031EFA"/>
    <w:p w:rsidR="00031EFA" w:rsidRPr="00392240" w:rsidRDefault="00031EFA" w:rsidP="00031EFA">
      <w:pPr>
        <w:pStyle w:val="Paragraphedeliste"/>
        <w:numPr>
          <w:ilvl w:val="0"/>
          <w:numId w:val="36"/>
        </w:numPr>
      </w:pPr>
      <w:r w:rsidRPr="00392240">
        <w:t>Adapt</w:t>
      </w:r>
      <w:ins w:id="483" w:author="EPR_Consultant07" w:date="2014-03-17T16:49:00Z">
        <w:r w:rsidR="00C773AA">
          <w:t xml:space="preserve">er </w:t>
        </w:r>
      </w:ins>
      <w:del w:id="484" w:author="EPR_Consultant07" w:date="2014-03-17T16:49:00Z">
        <w:r w:rsidRPr="00392240" w:rsidDel="00C773AA">
          <w:delText>abilité de l</w:delText>
        </w:r>
      </w:del>
      <w:ins w:id="485" w:author="EPR_Consultant07" w:date="2014-03-17T16:49:00Z">
        <w:r w:rsidR="00C773AA">
          <w:t>l</w:t>
        </w:r>
      </w:ins>
      <w:r w:rsidRPr="00392240">
        <w:t>’IHM sur plusieurs supports (Tablette, Smartphone, PC)</w:t>
      </w:r>
      <w:r w:rsidR="00D11477" w:rsidRPr="00392240">
        <w:t>,</w:t>
      </w:r>
    </w:p>
    <w:p w:rsidR="00031EFA" w:rsidRPr="00392240" w:rsidRDefault="00C773AA" w:rsidP="00031EFA">
      <w:pPr>
        <w:pStyle w:val="Paragraphedeliste"/>
        <w:numPr>
          <w:ilvl w:val="0"/>
          <w:numId w:val="36"/>
        </w:numPr>
      </w:pPr>
      <w:ins w:id="486" w:author="EPR_Consultant07" w:date="2014-03-17T16:50:00Z">
        <w:r>
          <w:t xml:space="preserve">Rendre accessible </w:t>
        </w:r>
      </w:ins>
      <w:del w:id="487" w:author="EPR_Consultant07" w:date="2014-03-17T16:50:00Z">
        <w:r w:rsidR="00031EFA" w:rsidRPr="00392240" w:rsidDel="00C773AA">
          <w:delText>L</w:delText>
        </w:r>
      </w:del>
      <w:ins w:id="488" w:author="EPR_Consultant07" w:date="2014-03-17T16:50:00Z">
        <w:r>
          <w:t>l</w:t>
        </w:r>
      </w:ins>
      <w:r w:rsidR="00031EFA" w:rsidRPr="00392240">
        <w:t>’IHM embarqué</w:t>
      </w:r>
      <w:ins w:id="489" w:author="EPR_Consultant07" w:date="2014-03-17T16:49:00Z">
        <w:r>
          <w:t>e</w:t>
        </w:r>
      </w:ins>
      <w:r w:rsidR="00031EFA" w:rsidRPr="00392240">
        <w:t xml:space="preserve"> </w:t>
      </w:r>
      <w:del w:id="490" w:author="EPR_Consultant07" w:date="2014-03-17T16:50:00Z">
        <w:r w:rsidR="00031EFA" w:rsidRPr="00392240" w:rsidDel="00C773AA">
          <w:delText>doit être déportée sur</w:delText>
        </w:r>
      </w:del>
      <w:ins w:id="491" w:author="EPR_Consultant07" w:date="2014-03-17T16:50:00Z">
        <w:r>
          <w:t>par plusieurs</w:t>
        </w:r>
      </w:ins>
      <w:del w:id="492" w:author="EPR_Consultant07" w:date="2014-03-17T16:50:00Z">
        <w:r w:rsidR="00031EFA" w:rsidRPr="00392240" w:rsidDel="00C773AA">
          <w:delText xml:space="preserve"> une autre</w:delText>
        </w:r>
      </w:del>
      <w:ins w:id="493" w:author="EPR_Consultant07" w:date="2014-03-17T16:50:00Z">
        <w:r>
          <w:t xml:space="preserve"> appareils mobiles</w:t>
        </w:r>
      </w:ins>
      <w:r w:rsidR="00031EFA" w:rsidRPr="00392240">
        <w:t xml:space="preserve"> cible</w:t>
      </w:r>
      <w:ins w:id="494" w:author="EPR_Consultant07" w:date="2014-03-17T16:50:00Z">
        <w:r>
          <w:t>s</w:t>
        </w:r>
      </w:ins>
      <w:r w:rsidR="00031EFA" w:rsidRPr="00392240">
        <w:t>,</w:t>
      </w:r>
    </w:p>
    <w:p w:rsidR="00031EFA" w:rsidRPr="00392240" w:rsidRDefault="00031EFA" w:rsidP="00031EFA">
      <w:pPr>
        <w:pStyle w:val="Paragraphedeliste"/>
        <w:numPr>
          <w:ilvl w:val="0"/>
          <w:numId w:val="36"/>
        </w:numPr>
      </w:pPr>
      <w:r w:rsidRPr="00392240">
        <w:t>Pouvoir envoyer des commandes non critiques à distance au véhicule,</w:t>
      </w:r>
    </w:p>
    <w:p w:rsidR="00031EFA" w:rsidRPr="00392240" w:rsidDel="00C773AA" w:rsidRDefault="00EC1C42" w:rsidP="00061F52">
      <w:pPr>
        <w:pStyle w:val="Paragraphedeliste"/>
        <w:numPr>
          <w:ilvl w:val="0"/>
          <w:numId w:val="36"/>
        </w:numPr>
        <w:rPr>
          <w:del w:id="495" w:author="EPR_Consultant07" w:date="2014-03-17T16:52:00Z"/>
        </w:rPr>
      </w:pPr>
      <w:del w:id="496" w:author="EPR_Consultant07" w:date="2014-03-17T16:51:00Z">
        <w:r w:rsidRPr="00392240" w:rsidDel="00C773AA">
          <w:delText xml:space="preserve">Mettre en place </w:delText>
        </w:r>
        <w:r w:rsidR="00C85080" w:rsidRPr="00392240" w:rsidDel="00C773AA">
          <w:delText>une base</w:delText>
        </w:r>
      </w:del>
      <w:ins w:id="497" w:author="EPR_Consultant07" w:date="2014-03-17T16:53:00Z">
        <w:r w:rsidR="00C773AA">
          <w:t>Gérer</w:t>
        </w:r>
      </w:ins>
      <w:ins w:id="498" w:author="EPR_Consultant07" w:date="2014-03-17T16:51:00Z">
        <w:r w:rsidR="00C773AA">
          <w:t xml:space="preserve"> un ensemble </w:t>
        </w:r>
      </w:ins>
      <w:del w:id="499" w:author="EPR_Consultant07" w:date="2014-03-17T16:51:00Z">
        <w:r w:rsidR="00C85080" w:rsidRPr="00392240" w:rsidDel="00C773AA">
          <w:delText xml:space="preserve"> </w:delText>
        </w:r>
      </w:del>
      <w:r w:rsidR="00C85080" w:rsidRPr="00392240">
        <w:t xml:space="preserve">de données </w:t>
      </w:r>
      <w:del w:id="500" w:author="EPR_Consultant07" w:date="2014-03-17T16:52:00Z">
        <w:r w:rsidR="00C85080" w:rsidRPr="00392240" w:rsidDel="00C773AA">
          <w:delText>qui doit contenir toutes les données</w:delText>
        </w:r>
      </w:del>
      <w:ins w:id="501" w:author="EPR_Consultant07" w:date="2014-03-17T16:52:00Z">
        <w:r w:rsidR="00C773AA">
          <w:t>relatives au vé</w:t>
        </w:r>
      </w:ins>
      <w:del w:id="502" w:author="EPR_Consultant07" w:date="2014-03-17T16:52:00Z">
        <w:r w:rsidR="00C85080" w:rsidRPr="00392240" w:rsidDel="00C773AA">
          <w:delText xml:space="preserve"> véhicules, </w:delText>
        </w:r>
      </w:del>
    </w:p>
    <w:p w:rsidR="00C773AA" w:rsidRDefault="00C773AA" w:rsidP="00031EFA">
      <w:pPr>
        <w:pStyle w:val="Paragraphedeliste"/>
        <w:numPr>
          <w:ilvl w:val="0"/>
          <w:numId w:val="36"/>
        </w:numPr>
        <w:rPr>
          <w:ins w:id="503" w:author="EPR_Consultant07" w:date="2014-03-17T16:53:00Z"/>
        </w:rPr>
        <w:pPrChange w:id="504" w:author="EPR_Consultant07" w:date="2014-03-17T16:52:00Z">
          <w:pPr>
            <w:pStyle w:val="Paragraphedeliste"/>
            <w:numPr>
              <w:numId w:val="36"/>
            </w:numPr>
            <w:ind w:left="1065" w:hanging="360"/>
          </w:pPr>
        </w:pPrChange>
      </w:pPr>
      <w:ins w:id="505" w:author="EPR_Consultant07" w:date="2014-03-17T16:52:00Z">
        <w:r>
          <w:t>hicule</w:t>
        </w:r>
      </w:ins>
      <w:ins w:id="506" w:author="EPR_Consultant07" w:date="2014-03-19T11:43:00Z">
        <w:r w:rsidR="008A027F">
          <w:t xml:space="preserve"> et/ou aux applications d’info-divertissement</w:t>
        </w:r>
      </w:ins>
    </w:p>
    <w:p w:rsidR="00C773AA" w:rsidRDefault="00C773AA" w:rsidP="00031EFA">
      <w:pPr>
        <w:pStyle w:val="Paragraphedeliste"/>
        <w:numPr>
          <w:ilvl w:val="0"/>
          <w:numId w:val="36"/>
        </w:numPr>
        <w:rPr>
          <w:ins w:id="507" w:author="EPR_Consultant07" w:date="2014-03-17T16:52:00Z"/>
        </w:rPr>
        <w:pPrChange w:id="508" w:author="EPR_Consultant07" w:date="2014-03-17T16:52:00Z">
          <w:pPr>
            <w:pStyle w:val="Paragraphedeliste"/>
            <w:numPr>
              <w:numId w:val="36"/>
            </w:numPr>
            <w:ind w:left="1065" w:hanging="360"/>
          </w:pPr>
        </w:pPrChange>
      </w:pPr>
      <w:ins w:id="509" w:author="EPR_Consultant07" w:date="2014-03-17T16:54:00Z">
        <w:r>
          <w:t xml:space="preserve">Afficher </w:t>
        </w:r>
      </w:ins>
      <w:ins w:id="510" w:author="EPR_Consultant07" w:date="2014-03-17T16:55:00Z">
        <w:r>
          <w:t xml:space="preserve">et présenter </w:t>
        </w:r>
      </w:ins>
      <w:ins w:id="511" w:author="EPR_Consultant07" w:date="2014-03-17T16:54:00Z">
        <w:r>
          <w:t xml:space="preserve">des informations de </w:t>
        </w:r>
      </w:ins>
      <w:ins w:id="512" w:author="EPR_Consultant07" w:date="2014-03-17T16:55:00Z">
        <w:r>
          <w:t>différents</w:t>
        </w:r>
      </w:ins>
      <w:ins w:id="513" w:author="EPR_Consultant07" w:date="2014-03-17T16:54:00Z">
        <w:r>
          <w:t xml:space="preserve"> type (</w:t>
        </w:r>
      </w:ins>
      <w:ins w:id="514" w:author="EPR_Consultant07" w:date="2014-03-17T16:55:00Z">
        <w:r>
          <w:t>véhicule</w:t>
        </w:r>
      </w:ins>
      <w:ins w:id="515" w:author="EPR_Consultant07" w:date="2014-03-17T16:54:00Z">
        <w:r>
          <w:t>, info-divertissement)</w:t>
        </w:r>
      </w:ins>
    </w:p>
    <w:p w:rsidR="004F79A6" w:rsidRPr="00392240" w:rsidRDefault="008A027F" w:rsidP="00031EFA">
      <w:pPr>
        <w:pStyle w:val="Paragraphedeliste"/>
        <w:numPr>
          <w:ilvl w:val="0"/>
          <w:numId w:val="36"/>
        </w:numPr>
        <w:pPrChange w:id="516" w:author="EPR_Consultant07" w:date="2014-03-17T16:52:00Z">
          <w:pPr>
            <w:pStyle w:val="Paragraphedeliste"/>
            <w:numPr>
              <w:numId w:val="36"/>
            </w:numPr>
            <w:ind w:left="1065" w:hanging="360"/>
          </w:pPr>
        </w:pPrChange>
      </w:pPr>
      <w:ins w:id="517" w:author="EPR_Consultant07" w:date="2014-03-19T11:41:00Z">
        <w:r>
          <w:t>Exploiter d</w:t>
        </w:r>
      </w:ins>
      <w:del w:id="518" w:author="EPR_Consultant07" w:date="2014-03-19T11:41:00Z">
        <w:r w:rsidR="004F79A6" w:rsidRPr="00392240" w:rsidDel="008A027F">
          <w:delText>L</w:delText>
        </w:r>
      </w:del>
      <w:r w:rsidR="004F79A6" w:rsidRPr="00392240">
        <w:t xml:space="preserve">es données provenant du véhicule </w:t>
      </w:r>
      <w:ins w:id="519" w:author="EPR_Consultant07" w:date="2014-03-19T11:41:00Z">
        <w:r>
          <w:t>(</w:t>
        </w:r>
      </w:ins>
      <w:del w:id="520" w:author="EPR_Consultant07" w:date="2014-03-19T11:41:00Z">
        <w:r w:rsidR="004F79A6" w:rsidRPr="00392240" w:rsidDel="008A027F">
          <w:delText xml:space="preserve">sont </w:delText>
        </w:r>
      </w:del>
      <w:r w:rsidR="004F79A6" w:rsidRPr="00392240">
        <w:t>échangées via le bus CAN</w:t>
      </w:r>
      <w:del w:id="521" w:author="EPR_Consultant07" w:date="2014-03-19T11:42:00Z">
        <w:r w:rsidR="004F79A6" w:rsidRPr="00392240" w:rsidDel="008A027F">
          <w:delText>,</w:delText>
        </w:r>
      </w:del>
      <w:ins w:id="522" w:author="EPR_Consultant07" w:date="2014-03-19T11:42:00Z">
        <w:r>
          <w:t>)</w:t>
        </w:r>
      </w:ins>
    </w:p>
    <w:p w:rsidR="004F79A6" w:rsidRPr="00392240" w:rsidRDefault="008A027F" w:rsidP="00031EFA">
      <w:pPr>
        <w:pStyle w:val="Paragraphedeliste"/>
        <w:numPr>
          <w:ilvl w:val="0"/>
          <w:numId w:val="36"/>
        </w:numPr>
      </w:pPr>
      <w:ins w:id="523" w:author="EPR_Consultant07" w:date="2014-03-19T11:42:00Z">
        <w:r>
          <w:t xml:space="preserve">Permettre l’échange bidirectionnel de données </w:t>
        </w:r>
      </w:ins>
      <w:ins w:id="524" w:author="EPR_Consultant07" w:date="2014-03-19T11:45:00Z">
        <w:r w:rsidR="00417281">
          <w:t xml:space="preserve">à distance </w:t>
        </w:r>
      </w:ins>
      <w:ins w:id="525" w:author="EPR_Consultant07" w:date="2014-03-19T11:43:00Z">
        <w:r>
          <w:t xml:space="preserve">entre une </w:t>
        </w:r>
      </w:ins>
      <w:ins w:id="526" w:author="EPR_Consultant07" w:date="2014-03-19T11:44:00Z">
        <w:r>
          <w:t xml:space="preserve">entité serveur et de multiples </w:t>
        </w:r>
      </w:ins>
      <w:ins w:id="527" w:author="EPR_Consultant07" w:date="2014-03-19T11:45:00Z">
        <w:r w:rsidR="00417281">
          <w:t>entités</w:t>
        </w:r>
      </w:ins>
      <w:ins w:id="528" w:author="EPR_Consultant07" w:date="2014-03-19T11:44:00Z">
        <w:r>
          <w:t xml:space="preserve"> clients possibles</w:t>
        </w:r>
      </w:ins>
      <w:ins w:id="529" w:author="EPR_Consultant07" w:date="2014-03-19T11:45:00Z">
        <w:r w:rsidR="00417281">
          <w:t>. (via le</w:t>
        </w:r>
      </w:ins>
      <w:del w:id="530" w:author="EPR_Consultant07" w:date="2014-03-19T11:45:00Z">
        <w:r w:rsidR="004F79A6" w:rsidRPr="00392240" w:rsidDel="00417281">
          <w:delText>On utilise le</w:delText>
        </w:r>
      </w:del>
      <w:r w:rsidR="004F79A6" w:rsidRPr="00392240">
        <w:t xml:space="preserve"> protocole TCP/</w:t>
      </w:r>
      <w:ins w:id="531" w:author="EPR_Consultant07" w:date="2014-03-19T11:48:00Z">
        <w:r w:rsidR="00417281">
          <w:t>IP</w:t>
        </w:r>
      </w:ins>
      <w:del w:id="532" w:author="EPR_Consultant07" w:date="2014-03-19T11:46:00Z">
        <w:r w:rsidR="004F79A6" w:rsidRPr="00392240" w:rsidDel="00417281">
          <w:delText xml:space="preserve">IP pour échanger les données à distance, </w:delText>
        </w:r>
      </w:del>
      <w:ins w:id="533" w:author="EPR_Consultant07" w:date="2014-03-19T11:46:00Z">
        <w:r w:rsidR="00417281">
          <w:t>)</w:t>
        </w:r>
      </w:ins>
    </w:p>
    <w:p w:rsidR="00EC1C42" w:rsidRPr="00392240" w:rsidDel="00417281" w:rsidRDefault="00EC1C42" w:rsidP="00EC1C42">
      <w:pPr>
        <w:pStyle w:val="Paragraphedeliste"/>
        <w:numPr>
          <w:ilvl w:val="0"/>
          <w:numId w:val="36"/>
        </w:numPr>
        <w:rPr>
          <w:del w:id="534" w:author="EPR_Consultant07" w:date="2014-03-19T11:47:00Z"/>
        </w:rPr>
      </w:pPr>
      <w:del w:id="535" w:author="EPR_Consultant07" w:date="2014-03-19T11:47:00Z">
        <w:r w:rsidRPr="00392240" w:rsidDel="00417281">
          <w:delText>Sauvegarder les données sur la base de données</w:delText>
        </w:r>
      </w:del>
      <w:del w:id="536" w:author="EPR_Consultant07" w:date="2014-03-19T11:46:00Z">
        <w:r w:rsidRPr="00392240" w:rsidDel="00417281">
          <w:delText>,</w:delText>
        </w:r>
      </w:del>
    </w:p>
    <w:p w:rsidR="00EB2A11" w:rsidRPr="00392240" w:rsidRDefault="00EB2A11" w:rsidP="00D11477">
      <w:pPr>
        <w:pStyle w:val="Paragraphedeliste"/>
        <w:ind w:left="1065"/>
      </w:pPr>
    </w:p>
    <w:p w:rsidR="00F56141" w:rsidRPr="00392240" w:rsidRDefault="00F56141" w:rsidP="00F56141">
      <w:pPr>
        <w:pStyle w:val="Paragraphedeliste"/>
        <w:numPr>
          <w:ilvl w:val="0"/>
          <w:numId w:val="36"/>
        </w:numPr>
      </w:pPr>
      <w:r w:rsidRPr="00392240">
        <w:t>L’IHM embarqué doit gérer les informations provenant du CAN et les informations à distance,</w:t>
      </w:r>
    </w:p>
    <w:p w:rsidR="00D11477" w:rsidRPr="00392240" w:rsidRDefault="00D11477" w:rsidP="00D11477">
      <w:pPr>
        <w:pStyle w:val="Paragraphedeliste"/>
        <w:ind w:left="1065"/>
      </w:pPr>
    </w:p>
    <w:p w:rsidR="00F56141" w:rsidRPr="00392240" w:rsidRDefault="00F56141" w:rsidP="00F56141">
      <w:pPr>
        <w:pStyle w:val="Paragraphedeliste"/>
        <w:numPr>
          <w:ilvl w:val="0"/>
          <w:numId w:val="36"/>
        </w:numPr>
      </w:pPr>
      <w:r w:rsidRPr="00392240">
        <w:t>Les commandes envoyées par l’IHM embaqué sont prioritaires sur les commandes reçues à distance,</w:t>
      </w:r>
    </w:p>
    <w:p w:rsidR="00F56141" w:rsidRPr="00392240" w:rsidRDefault="00F56141" w:rsidP="00F56141">
      <w:pPr>
        <w:pStyle w:val="Paragraphedeliste"/>
        <w:ind w:left="1065"/>
      </w:pPr>
    </w:p>
    <w:p w:rsidR="003A5B48" w:rsidRPr="00392240" w:rsidRDefault="003A5B48" w:rsidP="003A5B48">
      <w:pPr>
        <w:pStyle w:val="Paragraphedeliste"/>
        <w:ind w:left="1065"/>
      </w:pPr>
    </w:p>
    <w:p w:rsidR="003A5B48" w:rsidRPr="00392240" w:rsidDel="00C773AA" w:rsidRDefault="003A5B48" w:rsidP="003A5B48">
      <w:pPr>
        <w:rPr>
          <w:del w:id="537" w:author="EPR_Consultant07" w:date="2014-03-17T16:58:00Z"/>
        </w:rPr>
      </w:pPr>
    </w:p>
    <w:p w:rsidR="003A5B48" w:rsidRPr="00392240" w:rsidDel="00C773AA" w:rsidRDefault="003A5B48" w:rsidP="003A5B48">
      <w:pPr>
        <w:rPr>
          <w:del w:id="538" w:author="EPR_Consultant07" w:date="2014-03-17T16:58:00Z"/>
        </w:rPr>
      </w:pPr>
    </w:p>
    <w:p w:rsidR="003A5B48" w:rsidRPr="00392240" w:rsidRDefault="003A5B48" w:rsidP="003A5B48"/>
    <w:p w:rsidR="003A5B48" w:rsidRPr="00392240" w:rsidRDefault="003A5B48" w:rsidP="003A5B48">
      <w:pPr>
        <w:ind w:left="2124"/>
      </w:pPr>
      <w:r w:rsidRPr="00392240">
        <w:t xml:space="preserve">    Critères        </w:t>
      </w:r>
      <w:r w:rsidR="004F79A6" w:rsidRPr="00392240">
        <w:t xml:space="preserve">  Temps</w:t>
      </w:r>
      <w:r w:rsidR="004F79A6" w:rsidRPr="00392240">
        <w:tab/>
      </w:r>
      <w:r w:rsidR="004F79A6" w:rsidRPr="00392240">
        <w:tab/>
        <w:t>Base</w:t>
      </w:r>
    </w:p>
    <w:p w:rsidR="003A5B48" w:rsidRPr="00392240" w:rsidRDefault="003A5B48" w:rsidP="003A5B48">
      <w:pPr>
        <w:ind w:left="1416" w:firstLine="708"/>
      </w:pP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D114E28" wp14:editId="3BF00EAD">
                <wp:simplePos x="0" y="0"/>
                <wp:positionH relativeFrom="column">
                  <wp:posOffset>2793365</wp:posOffset>
                </wp:positionH>
                <wp:positionV relativeFrom="paragraph">
                  <wp:posOffset>189230</wp:posOffset>
                </wp:positionV>
                <wp:extent cx="0" cy="402590"/>
                <wp:effectExtent l="95250" t="0" r="114300" b="5461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219.95pt;margin-top:14.9pt;width:0;height:31.7pt;z-index:25170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5yW3AEAAAEEAAAOAAAAZHJzL2Uyb0RvYy54bWysU0uOEzEQ3SNxB8t70p0IGIjSmUUG2CAY&#10;MXAAj7uctuSfyjXp5Ebcg4tRdic9CBASiE11+/Oq3ntV3lwfvRMHwGxj6ORy0UoBQcfehn0nv3x+&#10;++yVFJlU6JWLATp5giyvt0+fbMa0hlUcousBBScJeT2mTg5Ead00WQ/gVV7EBIEPTUSviJe4b3pU&#10;I2f3rlm17ctmjNgnjBpy5t2b6VBua35jQNNHYzKQcJ1kblQj1nhfYrPdqPUeVRqsPtNQ/8DCKxu4&#10;6JzqRpESD2h/SeWtxpijoYWOvonGWA1VA6tZtj+puRtUgqqFzclptin/v7T6w+EWhe07eSVFUJ5b&#10;tIshsG/wgKLHaEmoA2hh3Lev3BRxVSwbU14zchdu8bzK6RaL/qNBX76sTByrzafZZjiS0NOm5t3n&#10;7erF69qB5hGXMNM7iF6Un05mQmX3A505RVxWl9XhfSauzMALoBR1oURS1r0JvaBTYjUKMY6FM98t&#10;503hPrGtf3RyMGE/gWEjmN9Uo44g7ByKg+LhUVpDoOWciW8XmLHOzcC2kvsj8Hy/QKGO59+AZ0St&#10;HAPNYG9DxN9Vp+OFspnuXxyYdBcL7mN/qn2s1vCcVa/Ob6IM8o/rCn98udvvAAAA//8DAFBLAwQU&#10;AAYACAAAACEA80tfD9wAAAAJAQAADwAAAGRycy9kb3ducmV2LnhtbEyPwU7DMAyG70h7h8iTuLF0&#10;HZpoaTohJi5cBmPi7LVeU9E4VZOthafHiAMcbf/6/P3FZnKdutAQWs8GlosEFHHl65YbA4e3p5s7&#10;UCEi19h5JgOfFGBTzq4KzGs/8itd9rFRAuGQowEbY59rHSpLDsPC98RyO/nBYZRxaHQ94Chw1+k0&#10;SdbaYcvywWJPj5aqj/3ZGcjCi43BvtP2tFuud1/YbJ8PozHX8+nhHlSkKf6F4Udf1KEUp6M/cx1U&#10;Z+B2lWUSNZBmUkECv4uj0Fcp6LLQ/xuU3wAAAP//AwBQSwECLQAUAAYACAAAACEAtoM4kv4AAADh&#10;AQAAEwAAAAAAAAAAAAAAAAAAAAAAW0NvbnRlbnRfVHlwZXNdLnhtbFBLAQItABQABgAIAAAAIQA4&#10;/SH/1gAAAJQBAAALAAAAAAAAAAAAAAAAAC8BAABfcmVscy8ucmVsc1BLAQItABQABgAIAAAAIQD5&#10;I5yW3AEAAAEEAAAOAAAAAAAAAAAAAAAAAC4CAABkcnMvZTJvRG9jLnhtbFBLAQItABQABgAIAAAA&#10;IQDzS18P3AAAAAkBAAAPAAAAAAAAAAAAAAAAADYEAABkcnMvZG93bnJldi54bWxQSwUGAAAAAAQA&#10;BADzAAAAPwUAAAAA&#10;" strokecolor="#4579b8 [3044]">
                <v:stroke endarrow="open"/>
              </v:shape>
            </w:pict>
          </mc:Fallback>
        </mc:AlternateContent>
      </w: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36FDAE4" wp14:editId="752D20B6">
                <wp:simplePos x="0" y="0"/>
                <wp:positionH relativeFrom="column">
                  <wp:posOffset>1677035</wp:posOffset>
                </wp:positionH>
                <wp:positionV relativeFrom="paragraph">
                  <wp:posOffset>189230</wp:posOffset>
                </wp:positionV>
                <wp:extent cx="0" cy="402590"/>
                <wp:effectExtent l="95250" t="0" r="114300" b="5461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" o:spid="_x0000_s1026" type="#_x0000_t32" style="position:absolute;margin-left:132.05pt;margin-top:14.9pt;width:0;height:31.7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1YE3AEAAAEEAAAOAAAAZHJzL2Uyb0RvYy54bWysU0uOEzEQ3SNxB8t70p2IIIjSmUUG2CAY&#10;8TmAx11OW7JdVtmTTm7EPbgYZXfSgwAhgdhUtz+v6r1X5e3NyTtxBEoWQyeXi1YKCBp7Gw6d/PL5&#10;zbOXUqSsQq8cBujkGZK82T19sh3jBlY4oOuBBCcJaTPGTg45x03TJD2AV2mBEQIfGiSvMi/p0PSk&#10;Rs7uXbNq2xfNiNRHQg0p8e7tdCh3Nb8xoPMHYxJk4TrJ3HKNVON9ic1uqzYHUnGw+kJD/QMLr2zg&#10;onOqW5WVeCD7SypvNWFCkxcafYPGWA1VA6tZtj+p+TSoCFULm5PibFP6f2n1++MdCdt3ci1FUJ5b&#10;tMcQ2Dd4INET2izUEbQw7ttXbopYF8vGmDaM3Ic7uqxSvKOi/2TIly8rE6dq83m2GU5Z6GlT8+7z&#10;drV+VTvQPOIipfwW0Ivy08mUSdnDkC+ckJbVZXV8lzJXZuAVUIq6UGJW1r0OvcjnyGoUEY6FM98t&#10;503hPrGtf/nsYMJ+BMNGML+pRh1B2DsSR8XDo7SGkJdzJr5dYMY6NwPbSu6PwMv9AoU6nn8DnhG1&#10;MoY8g70NSL+rnk9Xyma6f3Vg0l0suMf+XPtYreE5q15d3kQZ5B/XFf74cnffAQAA//8DAFBLAwQU&#10;AAYACAAAACEA9VRJW9wAAAAJAQAADwAAAGRycy9kb3ducmV2LnhtbEyPQU/DMAyF70j8h8hI3Fja&#10;gipWmk6IiQuXwZg4e63XVDRO1WRr4ddjxIHdbL+n5++Vq9n16kRj6DwbSBcJKOLaNx23Bnbvzzf3&#10;oEJEbrD3TAa+KMCqurwosWj8xG902sZWSQiHAg3YGIdC61BbchgWfiAW7eBHh1HWsdXNiJOEu15n&#10;SZJrhx3LB4sDPVmqP7dHZ2AZXm0M9oPWh02ab76xXb/sJmOur+bHB1CR5vhvhl98QYdKmPb+yE1Q&#10;vYEsv0vFKsNSKojh77CX9NsMdFXq8wbVDwAAAP//AwBQSwECLQAUAAYACAAAACEAtoM4kv4AAADh&#10;AQAAEwAAAAAAAAAAAAAAAAAAAAAAW0NvbnRlbnRfVHlwZXNdLnhtbFBLAQItABQABgAIAAAAIQA4&#10;/SH/1gAAAJQBAAALAAAAAAAAAAAAAAAAAC8BAABfcmVscy8ucmVsc1BLAQItABQABgAIAAAAIQDs&#10;D1YE3AEAAAEEAAAOAAAAAAAAAAAAAAAAAC4CAABkcnMvZTJvRG9jLnhtbFBLAQItABQABgAIAAAA&#10;IQD1VElb3AAAAAkBAAAPAAAAAAAAAAAAAAAAADYEAABkcnMvZG93bnJldi54bWxQSwUGAAAAAAQA&#10;BADzAAAAPwUAAAAA&#10;" strokecolor="#4579b8 [3044]">
                <v:stroke endarrow="open"/>
              </v:shape>
            </w:pict>
          </mc:Fallback>
        </mc:AlternateContent>
      </w:r>
      <w:r w:rsidRPr="00392240">
        <w:t xml:space="preserve"> Ergonomiques   d’affichage   de</w:t>
      </w:r>
      <w:r w:rsidR="004F79A6" w:rsidRPr="00392240">
        <w:t xml:space="preserve"> données</w:t>
      </w:r>
    </w:p>
    <w:p w:rsidR="003A5B48" w:rsidRPr="00392240" w:rsidRDefault="004F79A6" w:rsidP="003A5B48">
      <w:pPr>
        <w:ind w:left="1416" w:firstLine="708"/>
      </w:pP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5F4CD5AF" wp14:editId="21AE8640">
                <wp:simplePos x="0" y="0"/>
                <wp:positionH relativeFrom="column">
                  <wp:posOffset>3864932</wp:posOffset>
                </wp:positionH>
                <wp:positionV relativeFrom="paragraph">
                  <wp:posOffset>11629</wp:posOffset>
                </wp:positionV>
                <wp:extent cx="0" cy="402590"/>
                <wp:effectExtent l="95250" t="38100" r="114300" b="54610"/>
                <wp:wrapNone/>
                <wp:docPr id="103" name="Connecteur droit avec flèch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03" o:spid="_x0000_s1026" type="#_x0000_t32" style="position:absolute;margin-left:304.35pt;margin-top:.9pt;width:0;height:31.7pt;z-index:25172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6gG5QEAAB4EAAAOAAAAZHJzL2Uyb0RvYy54bWysU0uOEzEQ3SNxB8t70p3wEUTpzCIDbBCM&#10;GDhAjbuctuSfyp50ciPuwcUou5MeBCMkEJvq9ue9qveqvLk6OisOSMkE38nlopUCvQq98ftOfv3y&#10;7tlrKVIG34MNHjt5wiSvtk+fbMa4xlUYgu2RBJP4tB5jJ4ec47ppkhrQQVqEiJ4PdSAHmZe0b3qC&#10;kdmdbVZt+6oZA/WRgsKUePd6OpTbyq81qvxJ64RZ2E5ybblGqvGuxGa7gfWeIA5GncuAf6jCgfGc&#10;dKa6hgzinsxvVM4oCinovFDBNUFro7BqYDXL9hc1twNErFrYnBRnm9L/o1UfDzckTM+9a59L4cFx&#10;k3bBe3YO70n0FEwWcEAltP3+jdsiykW2bYxpzeidv6HzKsUbKh4cNbnyZXXiWK0+zVbjMQs1bSre&#10;fdGuXr6pXWgecJFSfo/BifLTyZQJzH7I56oCLavTcPiQMmdm4AVQklpf4oDQv/W9yKfIeoAojFOr&#10;Mxj7yAGTFGBTRE0y6l8+WZxIP6Nml7jwKXmdT9xZEgfgyQKl0OdlSVGZ+HaBaWPtDGxr1X8Enu8X&#10;KNbZ/RvwjKiZg88z2Bkf6LHs+XgpWU/3Lw5MuosFd6E/1QZXa3gIq8LzgylT/vO6wh+e9fYHAAAA&#10;//8DAFBLAwQUAAYACAAAACEAB/cn0dsAAAAIAQAADwAAAGRycy9kb3ducmV2LnhtbEyPwU7DMBBE&#10;70j8g7VI3KhDUUsU4lSABIdcCgWJ6yZektB4HcVuk/49izjAbUdvNDuTb2bXqyONofNs4HqRgCKu&#10;ve24MfD+9nSVggoR2WLvmQycKMCmOD/LMbN+4lc67mKjJIRDhgbaGIdM61C35DAs/EAs7NOPDqPI&#10;sdF2xEnCXa+XSbLWDjuWDy0O9NhSvd8dnIHn6WZfPmyHcnXCl7At0+rrIx2NubyY7+9ARZrjnxl+&#10;6kt1KKRT5Q9sg+oNrJP0VqwCZIHwX13JsVqCLnL9f0DxDQAA//8DAFBLAQItABQABgAIAAAAIQC2&#10;gziS/gAAAOEBAAATAAAAAAAAAAAAAAAAAAAAAABbQ29udGVudF9UeXBlc10ueG1sUEsBAi0AFAAG&#10;AAgAAAAhADj9If/WAAAAlAEAAAsAAAAAAAAAAAAAAAAALwEAAF9yZWxzLy5yZWxzUEsBAi0AFAAG&#10;AAgAAAAhAAEXqAblAQAAHgQAAA4AAAAAAAAAAAAAAAAALgIAAGRycy9lMm9Eb2MueG1sUEsBAi0A&#10;FAAGAAgAAAAhAAf3J9HbAAAACAEAAA8AAAAAAAAAAAAAAAAAPwQAAGRycy9kb3ducmV2LnhtbFBL&#10;BQYAAAAABAAEAPMAAABHBQAAAAA=&#10;" strokecolor="#4579b8 [3044]">
                <v:stroke startarrow="open" endarrow="open"/>
              </v:shape>
            </w:pict>
          </mc:Fallback>
        </mc:AlternateContent>
      </w:r>
    </w:p>
    <w:p w:rsidR="003A5B48" w:rsidRPr="00392240" w:rsidRDefault="003A5B48" w:rsidP="003A5B48"/>
    <w:p w:rsidR="003A5B48" w:rsidRPr="00392240" w:rsidRDefault="003A5B48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F60F967" wp14:editId="064CA815">
                <wp:simplePos x="0" y="0"/>
                <wp:positionH relativeFrom="column">
                  <wp:posOffset>1204244</wp:posOffset>
                </wp:positionH>
                <wp:positionV relativeFrom="paragraph">
                  <wp:posOffset>81271</wp:posOffset>
                </wp:positionV>
                <wp:extent cx="3455035" cy="2497540"/>
                <wp:effectExtent l="0" t="0" r="12065" b="17145"/>
                <wp:wrapNone/>
                <wp:docPr id="3073" name="Rectangle à coins arrondis 3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035" cy="24975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6C89" w:rsidRPr="00D5121D" w:rsidRDefault="007F6C89" w:rsidP="003A5B48">
                            <w:pPr>
                              <w:jc w:val="center"/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79646" w:themeColor="accent6"/>
                                <w:sz w:val="56"/>
                                <w:szCs w:val="56"/>
                                <w14:shadow w14:blurRad="50800" w14:dist="40005" w14:dir="5400000" w14:sx="100000" w14:sy="100000" w14:kx="0" w14:ky="0" w14:algn="tl">
                                  <w14:srgbClr w14:val="000000">
                                    <w14:alpha w14:val="67000"/>
                                    <w14:shade w14:val="5000"/>
                                    <w14:satMod w14:val="12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70000">
                                        <w14:schemeClr w14:val="accent6">
                                          <w14:shade w14:val="50000"/>
                                          <w14:satMod w14:val="190000"/>
                                        </w14:schemeClr>
                                      </w14:gs>
                                      <w14:gs w14:pos="0">
                                        <w14:schemeClr w14:val="accent6">
                                          <w14:tint w14:val="77000"/>
                                          <w14:satMod w14:val="1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6">
                                      <w14:tint w14:val="15000"/>
                                      <w14:satMod w14:val="200000"/>
                                    </w14:schemeClr>
                                  </w14:solidFill>
                                </w14:textFill>
                              </w:rPr>
                              <w:t>Logiciel RADOME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3073" o:spid="_x0000_s1054" style="position:absolute;left:0;text-align:left;margin-left:94.8pt;margin-top:6.4pt;width:272.05pt;height:196.6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hUmrgIAAJ0FAAAOAAAAZHJzL2Uyb0RvYy54bWysVM1u2zAMvg/YOwi6r7bzs65BnSJo0WFA&#10;0RVth54VWYoFyKImKbGzp9m77MVGyXYSdMUOw3JQSJP8SFEfeXnVNZrshPMKTEmLs5wSYThUymxK&#10;+u359sMnSnxgpmIajCjpXnh6tXz/7rK1CzGBGnQlHEEQ4xetLWkdgl1kmee1aJg/AysMGiW4hgVU&#10;3SarHGsRvdHZJM8/Zi24yjrgwnv8etMb6TLhSyl4+CqlF4HokmJtIZ0unet4ZstLttg4ZmvFhzLY&#10;P1TRMGUw6QHqhgVGtk79AdUo7sCDDGccmgykVFykO+BtivzVbZ5qZkW6CzbH20Ob/P+D5fe7B0dU&#10;VdJpfj6lxLAGX+kR+8bMRgvy6yfhoIwnzDkwlfIk+WHbWusXGP1kH9ygeRRjDzrpmviPtyNdavX+&#10;0GrRBcLx43Q2n+fTOSUcbZPZxfl8lh4jO4Zb58NnAQ2JQkkdbE0VC0t9Zrs7HzAv+o9+MaUHrapb&#10;pXVSIonEtXZkx/D515siPjdGnHhl8Rp94UkKey1irDaPQmJfsNRJSpgYeQRjnAsTit5Us0r0OeY5&#10;/sYsY/qUMwFGZInVHbAHgNGzBxmx+2IH/xgqEqEPwfnfCuuDDxEpM5hwCG6UAfcWgMZbDZl7fyz/&#10;pDVRDN26S5wpJtE1flpDtUciOegnzFt+q/DZ7pgPD8zhSOHw4ZoIX/GQGtqSwiBRUoP78db36I9M&#10;RyslLY5oSf33LXOCEv3F4AxcFDMkDQlJmc3PJ6i4U8v61GK2zTUgDQpcSJYnMfoHPYrSQfOC22QV&#10;s6KJGY65S8qDG5Xr0K8O3EdcrFbJDefYsnBnniyP4LHRkZHP3QtzduBuQNrfwzjObPGKvb1vjDSw&#10;2gaQKlH72NfhCXAHJC4N+youmVM9eR236vI3AAAA//8DAFBLAwQUAAYACAAAACEArPTVveAAAAAK&#10;AQAADwAAAGRycy9kb3ducmV2LnhtbEyPTUvDQBCG74L/YRnBm9001TTGbEoQBfHW2grettlpEpqd&#10;DdlNm/rrHU96m5d5eD/y1WQ7ccLBt44UzGcRCKTKmZZqBduP17sUhA+ajO4coYILelgV11e5zow7&#10;0xpPm1ALNiGfaQVNCH0mpa8atNrPXI/Ev4MbrA4sh1qaQZ/Z3HYyjqJEWt0SJzS6x+cGq+NmtApG&#10;9338fN+l5SHevV3K7ctD7fFLqdubqXwCEXAKfzD81ufqUHCnvRvJeNGxTh8TRvmIeQIDy8ViCWKv&#10;4D5K5iCLXP6fUPwAAAD//wMAUEsBAi0AFAAGAAgAAAAhALaDOJL+AAAA4QEAABMAAAAAAAAAAAAA&#10;AAAAAAAAAFtDb250ZW50X1R5cGVzXS54bWxQSwECLQAUAAYACAAAACEAOP0h/9YAAACUAQAACwAA&#10;AAAAAAAAAAAAAAAvAQAAX3JlbHMvLnJlbHNQSwECLQAUAAYACAAAACEAsA4VJq4CAACdBQAADgAA&#10;AAAAAAAAAAAAAAAuAgAAZHJzL2Uyb0RvYy54bWxQSwECLQAUAAYACAAAACEArPTVveAAAAAKAQAA&#10;DwAAAAAAAAAAAAAAAAAIBQAAZHJzL2Rvd25yZXYueG1sUEsFBgAAAAAEAAQA8wAAABUGAAAAAA==&#10;" fillcolor="white [3212]" strokecolor="#243f60 [1604]" strokeweight="2pt">
                <v:textbox>
                  <w:txbxContent>
                    <w:p w:rsidR="007F6C89" w:rsidRPr="00D5121D" w:rsidRDefault="007F6C89" w:rsidP="003A5B48">
                      <w:pPr>
                        <w:jc w:val="center"/>
                        <w:rPr>
                          <w:b/>
                          <w:color w:val="F79646" w:themeColor="accent6"/>
                          <w:sz w:val="56"/>
                          <w:szCs w:val="56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79646" w:themeColor="accent6"/>
                          <w:sz w:val="56"/>
                          <w:szCs w:val="56"/>
                          <w14:shadow w14:blurRad="50800" w14:dist="40005" w14:dir="5400000" w14:sx="100000" w14:sy="100000" w14:kx="0" w14:ky="0" w14:algn="tl">
                            <w14:srgbClr w14:val="000000">
                              <w14:alpha w14:val="67000"/>
                              <w14:shade w14:val="5000"/>
                              <w14:satMod w14:val="12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70000">
                                  <w14:schemeClr w14:val="accent6">
                                    <w14:shade w14:val="50000"/>
                                    <w14:satMod w14:val="190000"/>
                                  </w14:schemeClr>
                                </w14:gs>
                                <w14:gs w14:pos="0">
                                  <w14:schemeClr w14:val="accent6">
                                    <w14:tint w14:val="77000"/>
                                    <w14:satMod w14:val="1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6">
                                <w14:tint w14:val="15000"/>
                                <w14:satMod w14:val="200000"/>
                              </w14:schemeClr>
                            </w14:solidFill>
                          </w14:textFill>
                        </w:rPr>
                        <w:t>Logiciel RADOME</w:t>
                      </w:r>
                    </w:p>
                  </w:txbxContent>
                </v:textbox>
              </v:roundrect>
            </w:pict>
          </mc:Fallback>
        </mc:AlternateContent>
      </w:r>
    </w:p>
    <w:p w:rsidR="003A5B48" w:rsidRPr="00392240" w:rsidRDefault="008A0A30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5D8E1EE" wp14:editId="2C60390F">
                <wp:simplePos x="0" y="0"/>
                <wp:positionH relativeFrom="column">
                  <wp:posOffset>4820920</wp:posOffset>
                </wp:positionH>
                <wp:positionV relativeFrom="paragraph">
                  <wp:posOffset>136525</wp:posOffset>
                </wp:positionV>
                <wp:extent cx="1363980" cy="327025"/>
                <wp:effectExtent l="0" t="0" r="26670" b="15875"/>
                <wp:wrapNone/>
                <wp:docPr id="124" name="Zone de text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C89" w:rsidRPr="00392240" w:rsidRDefault="007F6C89" w:rsidP="003A5B48">
                            <w:pPr>
                              <w:jc w:val="left"/>
                            </w:pPr>
                            <w:r w:rsidRPr="00392240">
                              <w:t>Ecran embarqué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4" o:spid="_x0000_s1055" type="#_x0000_t202" style="position:absolute;left:0;text-align:left;margin-left:379.6pt;margin-top:10.75pt;width:107.4pt;height:25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IGmQIAAMMFAAAOAAAAZHJzL2Uyb0RvYy54bWysVEtv2zAMvg/YfxB0X51XX0GdImvRYUDR&#10;FmuHArspspQIk0RNUmJnv36UbCdp10uHXWxK/EiRHx8Xl43RZCN8UGBLOjwaUCIsh0rZZUm/P918&#10;OqMkRGYrpsGKkm5FoJezjx8uajcVI1iBroQn6MSGae1KuorRTYsi8JUwLByBExaVErxhEY9+WVSe&#10;1ejd6GI0GJwUNfjKeeAiBLy9bpV0lv1LKXi8lzKISHRJMbaYvz5/F+lbzC7YdOmZWynehcH+IQrD&#10;lMVHd66uWWRk7dVfroziHgLIeMTBFCCl4iLngNkMB6+yeVwxJ3IuSE5wO5rC/3PL7zYPnqgKazea&#10;UGKZwSL9wFKRSpAomihIUiBNtQtTRD86xMfmMzRo0t8HvEzZN9Kb9Me8COqR8O2OZPRFeDIan4zP&#10;z1DFUTcenQ5Gx8lNsbd2PsQvAgxJQkk9FjFzyza3IbbQHpIeC6BVdaO0zofUOOJKe7JhWHIdc4zo&#10;/AVKW1KX9GR8PMiOX+hy6+09LJZveEB/2qbnRG6xLqzEUMtEluJWi4TR9puQSHEm5I0YGefC7uLM&#10;6ISSmNF7DDv8Pqr3GLd5oEV+GWzcGRtlwbcsvaS2+tkTI1s81vAg7yTGZtG0vTXuO2UB1RYbyEM7&#10;icHxG4VVvmUhPjCPo4eNgesk3uNHasAqQSdRsgL/+637hMeJQC0lNY5yScOvNfOCEv3V4qycDyeT&#10;NPv5MDk+HeHBH2oWhxq7NleArTPExeV4FhM+6l6UHswzbp15ehVVzHJ8u6SxF69iu2Bwa3Exn2cQ&#10;Trtj8dY+Op5cJ5pTDz81z8y7rtHTuN1BP/Rs+qrfW2yytDBfR5AqD0MiumW1KwBuijxO3VZLq+jw&#10;nFH73Tv7AwAA//8DAFBLAwQUAAYACAAAACEA50ZTod8AAAAJAQAADwAAAGRycy9kb3ducmV2Lnht&#10;bEyPQUvDQBCF74L/YRnBm900TW0bsylBEcEKYtuLt2kyJsHsbMhu2/TfO570OLyPN9/L1qPt1IkG&#10;3zo2MJ1EoIhLV7VcG9jvnu+WoHxArrBzTAYu5GGdX19lmFbuzB902oZaSQn7FA00IfSp1r5syKKf&#10;uJ5Ysi83WAxyDrWuBjxLue10HEX32mLL8qHBnh4bKr+3R2vgNfnEp1nY0CXw+F4UL8s+8W/G3N6M&#10;xQOoQGP4g+FXX9QhF6eDO3LlVWdgMV/FghqIp3NQAqwWiYw7SDKLQOeZ/r8g/wEAAP//AwBQSwEC&#10;LQAUAAYACAAAACEAtoM4kv4AAADhAQAAEwAAAAAAAAAAAAAAAAAAAAAAW0NvbnRlbnRfVHlwZXNd&#10;LnhtbFBLAQItABQABgAIAAAAIQA4/SH/1gAAAJQBAAALAAAAAAAAAAAAAAAAAC8BAABfcmVscy8u&#10;cmVsc1BLAQItABQABgAIAAAAIQDUSWIGmQIAAMMFAAAOAAAAAAAAAAAAAAAAAC4CAABkcnMvZTJv&#10;RG9jLnhtbFBLAQItABQABgAIAAAAIQDnRlOh3wAAAAkBAAAPAAAAAAAAAAAAAAAAAPMEAABkcnMv&#10;ZG93bnJldi54bWxQSwUGAAAAAAQABADzAAAA/wUAAAAA&#10;" fillcolor="white [3201]" strokecolor="white [3212]" strokeweight=".5pt">
                <v:textbox>
                  <w:txbxContent>
                    <w:p w:rsidR="007F6C89" w:rsidRPr="00392240" w:rsidRDefault="007F6C89" w:rsidP="003A5B48">
                      <w:pPr>
                        <w:jc w:val="left"/>
                      </w:pPr>
                      <w:r w:rsidRPr="00392240">
                        <w:t>Ecran embarqué</w:t>
                      </w:r>
                    </w:p>
                  </w:txbxContent>
                </v:textbox>
              </v:shape>
            </w:pict>
          </mc:Fallback>
        </mc:AlternateContent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</w:r>
      <w:r w:rsidR="003A5B48" w:rsidRPr="00392240">
        <w:tab/>
        <w:t xml:space="preserve">           </w:t>
      </w:r>
    </w:p>
    <w:p w:rsidR="003A5B48" w:rsidRPr="00392240" w:rsidRDefault="003A5B48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279C6E0" wp14:editId="14CF2B5C">
                <wp:simplePos x="0" y="0"/>
                <wp:positionH relativeFrom="column">
                  <wp:posOffset>525145</wp:posOffset>
                </wp:positionH>
                <wp:positionV relativeFrom="paragraph">
                  <wp:posOffset>137444</wp:posOffset>
                </wp:positionV>
                <wp:extent cx="675780" cy="0"/>
                <wp:effectExtent l="0" t="76200" r="10160" b="114300"/>
                <wp:wrapNone/>
                <wp:docPr id="3090" name="Connecteur droit avec flèche 3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7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3090" o:spid="_x0000_s1026" type="#_x0000_t32" style="position:absolute;margin-left:41.35pt;margin-top:10.8pt;width:53.2pt;height:0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UV4AEAAAcEAAAOAAAAZHJzL2Uyb0RvYy54bWysU8GOEzEMvSPxD1HudKaL2F2qTvfQBS4I&#10;Vix8QDbjdCIlceRkO+0f8R/8GE6mnUWAkEBcPJPYz35+dtY3B+/EHihZDJ1cLlopIGjsbdh18svn&#10;ty+upUhZhV45DNDJIyR5s3n+bD3GFVzggK4HEpwkpNUYOznkHFdNk/QAXqUFRgjsNEheZT7SrulJ&#10;jZzdu+aibS+bEamPhBpS4tvbySk3Nb8xoPNHYxJk4TrJ3HK1VO1Dsc1mrVY7UnGw+kRD/QMLr2zg&#10;onOqW5WVeCT7SypvNWFCkxcafYPGWA21B+5m2f7Uzf2gItReWJwUZ5nS/0urP+zvSNi+ky/b1yxQ&#10;UJ6ntMUQWDp4JNET2izUHrQw7ttXnouokSzcGNOK8dtwR6dTindUVDgY8uXL/YlDFfs4iw2HLDRf&#10;Xl69urrmivrsap5wkVJ+B+hF+elkyqTsbsgnWkjLqrXav0+ZKzPwDChFXSg2K+vehF7kY+SGFBGO&#10;ZdgcW/xN4T6xrX/56GDCfgLDcjC/qUZdRNg6EnvFK6S0hpCXcyaOLjBjnZuBbSX3R+ApvkChLunf&#10;gGdErYwhz2BvA9LvqufDmbKZ4s8KTH0XCR6wP9Y5Vml426pWp5dR1vnHc4U/vd/NdwAAAP//AwBQ&#10;SwMEFAAGAAgAAAAhAA5w/s3bAAAACAEAAA8AAABkcnMvZG93bnJldi54bWxMj8FOwzAQRO9I/IO1&#10;SNyokxxCGuJUFRUXLoVScd7G2zhqvI5itwl8Pa44wHF2RjNvq9Vse3Gh0XeOFaSLBARx43THrYL9&#10;x8tDAcIHZI29Y1LwRR5W9e1NhaV2E7/TZRdaEUvYl6jAhDCUUvrGkEW/cANx9I5utBiiHFupR5xi&#10;ue1lliS5tNhxXDA40LOh5rQ7WwVL/2aCN5+0OW7TfPuN7eZ1Pyl1fzevn0AEmsNfGK74ER3qyHRw&#10;Z9Ze9AqK7DEmFWRpDuLqF8sUxOH3IOtK/n+g/gEAAP//AwBQSwECLQAUAAYACAAAACEAtoM4kv4A&#10;AADhAQAAEwAAAAAAAAAAAAAAAAAAAAAAW0NvbnRlbnRfVHlwZXNdLnhtbFBLAQItABQABgAIAAAA&#10;IQA4/SH/1gAAAJQBAAALAAAAAAAAAAAAAAAAAC8BAABfcmVscy8ucmVsc1BLAQItABQABgAIAAAA&#10;IQAEEHUV4AEAAAcEAAAOAAAAAAAAAAAAAAAAAC4CAABkcnMvZTJvRG9jLnhtbFBLAQItABQABgAI&#10;AAAAIQAOcP7N2wAAAAgBAAAPAAAAAAAAAAAAAAAAADoEAABkcnMvZG93bnJldi54bWxQSwUGAAAA&#10;AAQABADzAAAAQgUAAAAA&#10;" strokecolor="#4579b8 [3044]">
                <v:stroke endarrow="open"/>
              </v:shape>
            </w:pict>
          </mc:Fallback>
        </mc:AlternateContent>
      </w:r>
      <w:r w:rsidRPr="00392240">
        <w:t xml:space="preserve"> </w:t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  <w:t xml:space="preserve">      </w:t>
      </w:r>
      <w:r w:rsidRPr="00392240">
        <w:tab/>
      </w:r>
    </w:p>
    <w:p w:rsidR="003A5B48" w:rsidRPr="00392240" w:rsidRDefault="003A5B48" w:rsidP="003A5B48">
      <w:r w:rsidRPr="00392240">
        <w:t xml:space="preserve">   Pupitre</w:t>
      </w:r>
    </w:p>
    <w:p w:rsidR="003A5B48" w:rsidRPr="00392240" w:rsidRDefault="003A5B48" w:rsidP="003A5B48">
      <w:pPr>
        <w:ind w:left="1416" w:firstLine="708"/>
      </w:pP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ABF33CD" wp14:editId="443325FA">
                <wp:simplePos x="0" y="0"/>
                <wp:positionH relativeFrom="column">
                  <wp:posOffset>4914900</wp:posOffset>
                </wp:positionH>
                <wp:positionV relativeFrom="paragraph">
                  <wp:posOffset>151765</wp:posOffset>
                </wp:positionV>
                <wp:extent cx="1405255" cy="286385"/>
                <wp:effectExtent l="0" t="0" r="4445" b="0"/>
                <wp:wrapNone/>
                <wp:docPr id="100" name="Zone de text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C89" w:rsidRPr="003A5B48" w:rsidRDefault="007F6C89">
                            <w:r>
                              <w:t>Smartphone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0" o:spid="_x0000_s1056" type="#_x0000_t202" style="position:absolute;left:0;text-align:left;margin-left:387pt;margin-top:11.95pt;width:110.65pt;height:22.5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OONkwIAAJsFAAAOAAAAZHJzL2Uyb0RvYy54bWysVN9P2zAQfp+0/8Hy+0haWsYqUtSBmCYh&#10;QIMJaW+uY1Nrts+z3Sblr9/ZSdqO8cK0l+Ts++4738+z89ZoshE+KLAVHR2VlAjLoVb2qaLfH64+&#10;nFISIrM102BFRbci0PP5+3dnjZuJMaxA18ITJLFh1riKrmJ0s6IIfCUMC0fghEWlBG9YxKN/KmrP&#10;GmQ3uhiX5UnRgK+dBy5CwNvLTknnmV9KweOtlEFEoiuKb4v56/N3mb7F/IzNnjxzK8X7Z7B/eIVh&#10;yqLTHdUli4ysvfqLyijuIYCMRxxMAVIqLnIMGM2ofBHN/Yo5kWPB5AS3S1P4f7T8ZnPniaqxdiXm&#10;xzKDRfqBpSK1IFG0UZCkwDQ1LswQfe8QH9vP0KLJcB/wMkXfSm/SH+MiqEfC7S7JyEV4MpqU0/F0&#10;SglH3fj05Ph0mmiKvbXzIX4RYEgSKuqxiDm3bHMdYgcdIMlZAK3qK6V1PqTGERfakw3DkuuY34jk&#10;f6C0JU1FT46nZSa2kMw7Zm0Tjcit07tLkXcRZilutUgYbb8JianLgb7im3Eu7M5/RieURFdvMezx&#10;+1e9xbiLAy2yZ7BxZ2yUBZ+jz7O2T1n9c0iZ7PBYm4O4kxjbZdv1zGTogCXUW2wMD92EBcevFFbv&#10;moV4xzyOFPYCrol4ix+pAbMPvUTJCvzza/cJj52OWkoaHNGKhl9r5gUl+qvFGfg0mkzSTOfDZPpx&#10;jAd/qFkeauzaXAC2xAgXkuNZTPioB1F6MI+4TRbJK6qY5ei7onEQL2K3OHAbcbFYZBBOsWPx2t47&#10;nqhTmlNvPrSPzLu+gdMY3cAwzGz2oo87bLK0sFhHkCo3eUp0l9W+ALgB8pj02yqtmMNzRu136vw3&#10;AAAA//8DAFBLAwQUAAYACAAAACEAiFdGT+EAAAAJAQAADwAAAGRycy9kb3ducmV2LnhtbEyPT0+D&#10;QBTE7yZ+h80z8WLsYrFFkEdjjH8Sb5ZW423LPoHIviXsFvDbu570OJnJzG/yzWw6MdLgWssIV4sI&#10;BHFldcs1wq58vLwB4bxirTrLhPBNDjbF6UmuMm0nfqVx62sRSthlCqHxvs+kdFVDRrmF7YmD92kH&#10;o3yQQy31oKZQbjq5jKK1NKrlsNConu4bqr62R4PwcVG/v7j5aT/Fq7h/eB7L5E2XiOdn890tCE+z&#10;/wvDL35AhyIwHeyRtRMdQpJchy8eYRmnIEIgTVcxiAPCOo1AFrn8/6D4AQAA//8DAFBLAQItABQA&#10;BgAIAAAAIQC2gziS/gAAAOEBAAATAAAAAAAAAAAAAAAAAAAAAABbQ29udGVudF9UeXBlc10ueG1s&#10;UEsBAi0AFAAGAAgAAAAhADj9If/WAAAAlAEAAAsAAAAAAAAAAAAAAAAALwEAAF9yZWxzLy5yZWxz&#10;UEsBAi0AFAAGAAgAAAAhAG9I442TAgAAmwUAAA4AAAAAAAAAAAAAAAAALgIAAGRycy9lMm9Eb2Mu&#10;eG1sUEsBAi0AFAAGAAgAAAAhAIhXRk/hAAAACQEAAA8AAAAAAAAAAAAAAAAA7QQAAGRycy9kb3du&#10;cmV2LnhtbFBLBQYAAAAABAAEAPMAAAD7BQAAAAA=&#10;" fillcolor="white [3201]" stroked="f" strokeweight=".5pt">
                <v:textbox>
                  <w:txbxContent>
                    <w:p w:rsidR="007F6C89" w:rsidRPr="003A5B48" w:rsidRDefault="007F6C89">
                      <w:r>
                        <w:t>Smartphone</w:t>
                      </w:r>
                    </w:p>
                  </w:txbxContent>
                </v:textbox>
              </v:shape>
            </w:pict>
          </mc:Fallback>
        </mc:AlternateContent>
      </w: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944ADE0" wp14:editId="5ACF6435">
                <wp:simplePos x="0" y="0"/>
                <wp:positionH relativeFrom="column">
                  <wp:posOffset>4660900</wp:posOffset>
                </wp:positionH>
                <wp:positionV relativeFrom="paragraph">
                  <wp:posOffset>-3175</wp:posOffset>
                </wp:positionV>
                <wp:extent cx="974090" cy="0"/>
                <wp:effectExtent l="0" t="76200" r="16510" b="114300"/>
                <wp:wrapNone/>
                <wp:docPr id="3074" name="Connecteur droit avec flèche 3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0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3074" o:spid="_x0000_s1026" type="#_x0000_t32" style="position:absolute;margin-left:367pt;margin-top:-.25pt;width:76.7pt;height:0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mu4AEAAAcEAAAOAAAAZHJzL2Uyb0RvYy54bWysU82OEzEMviPxDlHudKbLimWrTvfQBS4I&#10;Viw8QDbjdCLlT463074R78GL4WTaWQQICcTFM4n92Z8/O+ubg3diD5htDJ1cLlopIOjY27Dr5JfP&#10;b1+8liKTCr1yMUAnj5Dlzeb5s/WYVnARh+h6QMFJQl6NqZMDUVo1TdYDeJUXMUFgp4noFfERd02P&#10;auTs3jUXbfuqGSP2CaOGnPn2dnLKTc1vDGj6aEwGEq6TzI2qxWofim02a7XaoUqD1Sca6h9YeGUD&#10;F51T3SpS4hHtL6m81RhzNLTQ0TfRGKuh9sDdLNufurkfVILaC4uT0yxT/n9p9Yf9HQrbd/Jle3Up&#10;RVCep7SNIbB08Iiix2hJqD1oYdy3rzwXUSNZuDHlFeO34Q5Pp5zusKhwMOjLl/sThyr2cRYbDiQ0&#10;X15fXbbXPBJ9djVPuISZ3kH0ovx0MhMquxvoRCvismqt9u8zcWUGngGlqAvFkrLuTegFHRM3pBDj&#10;WIbNscXfFO4T2/pHRwcT9hMYloP5TTXqIsLWodgrXiGlNQRazpk4usCMdW4GtpXcH4Gn+AKFuqR/&#10;A54RtXIMNIO9DRF/V50OZ8pmij8rMPVdJHiI/bHOsUrD21a1Or2Mss4/niv86f1uvgMAAP//AwBQ&#10;SwMEFAAGAAgAAAAhACr90urcAAAABwEAAA8AAABkcnMvZG93bnJldi54bWxMj0FPwkAUhO8m/ofN&#10;M+EGWwSh1m6JkXDxAiLx/Og+uo3dt013ocVf7+pFj5OZzHyTrwbbiAt1vnasYDpJQBCXTtdcKTi8&#10;b8YpCB+QNTaOScGVPKyK25scM+16fqPLPlQilrDPUIEJoc2k9KUhi37iWuLonVxnMUTZVVJ32Mdy&#10;28j7JFlIizXHBYMtvRgqP/dnq+DR70zw5oPWp+10sf3Cav166JUa3Q3PTyACDeEvDD/4ER2KyHR0&#10;Z9ZeNAqWs3n8EhSMH0BEP02XcxDHXy2LXP7nL74BAAD//wMAUEsBAi0AFAAGAAgAAAAhALaDOJL+&#10;AAAA4QEAABMAAAAAAAAAAAAAAAAAAAAAAFtDb250ZW50X1R5cGVzXS54bWxQSwECLQAUAAYACAAA&#10;ACEAOP0h/9YAAACUAQAACwAAAAAAAAAAAAAAAAAvAQAAX3JlbHMvLnJlbHNQSwECLQAUAAYACAAA&#10;ACEAgpDpruABAAAHBAAADgAAAAAAAAAAAAAAAAAuAgAAZHJzL2Uyb0RvYy54bWxQSwECLQAUAAYA&#10;CAAAACEAKv3S6twAAAAHAQAADwAAAAAAAAAAAAAAAAA6BAAAZHJzL2Rvd25yZXYueG1sUEsFBgAA&#10;AAAEAAQA8wAAAEMFAAAAAA==&#10;" strokecolor="#4579b8 [3044]">
                <v:stroke endarrow="open"/>
              </v:shape>
            </w:pict>
          </mc:Fallback>
        </mc:AlternateContent>
      </w:r>
      <w:r w:rsidRPr="00392240">
        <w:tab/>
      </w:r>
    </w:p>
    <w:p w:rsidR="003A5B48" w:rsidRPr="00392240" w:rsidRDefault="003A5B48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1442C94" wp14:editId="0F6F161D">
                <wp:simplePos x="0" y="0"/>
                <wp:positionH relativeFrom="column">
                  <wp:posOffset>522605</wp:posOffset>
                </wp:positionH>
                <wp:positionV relativeFrom="paragraph">
                  <wp:posOffset>117475</wp:posOffset>
                </wp:positionV>
                <wp:extent cx="676275" cy="0"/>
                <wp:effectExtent l="0" t="76200" r="28575" b="114300"/>
                <wp:wrapNone/>
                <wp:docPr id="3072" name="Connecteur droit avec flèche 3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3072" o:spid="_x0000_s1026" type="#_x0000_t32" style="position:absolute;margin-left:41.15pt;margin-top:9.25pt;width:53.25pt;height:0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AhH4AEAAAcEAAAOAAAAZHJzL2Uyb0RvYy54bWysU82O0zAQviPxDpbvNGkRLaqa7qELXBBU&#10;sDyA1xk3lvynsTdp3oj34MUYO20WAVppEZdJ7Jlv5ptvxrubszWsB4zau4YvFzVn4KRvtTs1/Nvd&#10;+1dvOYtJuFYY76DhI0R+s3/5YjeELax8500LyCiJi9shNLxLKWyrKsoOrIgLH8CRU3m0ItERT1WL&#10;YqDs1lSrul5Xg8c2oJcQI93eTk6+L/mVApk+KxUhMdNw4paKxWLvs632O7E9oQidlhca4h9YWKEd&#10;FZ1T3Yok2APqP1JZLdFHr9JCelt5pbSE0gN1s6x/6+ZrJwKUXkicGGaZ4v9LKz/1R2S6bfjrerPi&#10;zAlLUzp450g6eEDWoteJiR4kU+bHd5oLK5Ek3BDilvAHd8TLKYYjZhXOCm3+Un/sXMQeZ7HhnJik&#10;y/Vmvdq84UxeXdUjLmBMH8Bbln8aHhMKferShZbHZdFa9B9josoEvAJyUeOyTUKbd65laQzUkED0&#10;Qx42xWZ/lblPbMtfGg1M2C+gSA7iN9UoiwgHg6wXtEJCSnBpOWei6AxT2pgZWBdyTwIv8RkKZUmf&#10;A54RpbJ3aQZb7Tz+rXo6XymrKf6qwNR3luDet2OZY5GGtq1odXkZeZ1/PRf44/vd/wQAAP//AwBQ&#10;SwMEFAAGAAgAAAAhABaJT53aAAAACAEAAA8AAABkcnMvZG93bnJldi54bWxMj8FOwzAQRO9I/IO1&#10;SNyo0yKqEOJUiIoLl0KpOG/jbRwRr6PYbQJfz1Yc4Lgzo9k35WrynTrRENvABuazDBRxHWzLjYHd&#10;+/NNDiomZItdYDLwRRFW1eVFiYUNI7/RaZsaJSUcCzTgUuoLrWPtyGOchZ5YvEMYPCY5h0bbAUcp&#10;951eZNlSe2xZPjjs6clR/bk9egP38dWl6D5ofdjMl5tvbNYvu9GY66vp8QFUoin9heGML+hQCdM+&#10;HNlG1RnIF7eSFD2/A3X281ym7H8FXZX6/4DqBwAA//8DAFBLAQItABQABgAIAAAAIQC2gziS/gAA&#10;AOEBAAATAAAAAAAAAAAAAAAAAAAAAABbQ29udGVudF9UeXBlc10ueG1sUEsBAi0AFAAGAAgAAAAh&#10;ADj9If/WAAAAlAEAAAsAAAAAAAAAAAAAAAAALwEAAF9yZWxzLy5yZWxzUEsBAi0AFAAGAAgAAAAh&#10;AHiQCEfgAQAABwQAAA4AAAAAAAAAAAAAAAAALgIAAGRycy9lMm9Eb2MueG1sUEsBAi0AFAAGAAgA&#10;AAAhABaJT53aAAAACAEAAA8AAAAAAAAAAAAAAAAAOgQAAGRycy9kb3ducmV2LnhtbFBLBQYAAAAA&#10;BAAEAPMAAABBBQAAAAA=&#10;" strokecolor="#4579b8 [3044]">
                <v:stroke endarrow="open"/>
              </v:shape>
            </w:pict>
          </mc:Fallback>
        </mc:AlternateContent>
      </w:r>
    </w:p>
    <w:p w:rsidR="003A5B48" w:rsidRPr="00392240" w:rsidRDefault="003A5B48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3B0230A" wp14:editId="073CFB92">
                <wp:simplePos x="0" y="0"/>
                <wp:positionH relativeFrom="column">
                  <wp:posOffset>4662805</wp:posOffset>
                </wp:positionH>
                <wp:positionV relativeFrom="paragraph">
                  <wp:posOffset>162835</wp:posOffset>
                </wp:positionV>
                <wp:extent cx="974090" cy="0"/>
                <wp:effectExtent l="0" t="76200" r="16510" b="114300"/>
                <wp:wrapNone/>
                <wp:docPr id="97" name="Connecteur droit avec flèch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0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97" o:spid="_x0000_s1026" type="#_x0000_t32" style="position:absolute;margin-left:367.15pt;margin-top:12.8pt;width:76.7pt;height:0;z-index:251712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UAS3QEAAAMEAAAOAAAAZHJzL2Uyb0RvYy54bWysU82OEzEMviPxDlHudKYrxLJVp3voAhcE&#10;FSwPkM04nUj5k+PttG/Ee/BiOJl2FgFCAnHxTGJ/9ufPzvr26J04AGYbQyeXi1YKCDr2Nuw7+eX+&#10;7YvXUmRSoVcuBujkCbK83Tx/th7TCq7iEF0PKDhJyKsxdXIgSqumyXoAr/IiJgjsNBG9Ij7ivulR&#10;jZzdu+aqbV81Y8Q+YdSQM9/eTU65qfmNAU0fjclAwnWSuVG1WO1Dsc1mrVZ7VGmw+kxD/QMLr2zg&#10;onOqO0VKPKL9JZW3GmOOhhY6+iYaYzXUHribZftTN58HlaD2wuLkNMuU/19a/eGwQ2H7Tt5cSxGU&#10;5xltYwgsHDyi6DFaEuoAWhj37StPRXAcizamvGLsNuzwfMpph0WBo0FfvtybOFahT7PQcCSh+fLm&#10;+mV7w+PQF1fzhEuY6R1EL8pPJzOhsvuBzqQiLqvO6vA+E1dm4AVQirpQLCnr3oRe0ClxOwoxjoUz&#10;xxZ/U7hPbOsfnRxM2E9gWArmN9WoSwhbh+KgeH2U1hBoOWfi6AIz1rkZ2FZyfwSe4wsU6oL+DXhG&#10;1Mox0Az2NkT8XXU6XiibKf6iwNR3keAh9qc6xyoNb1rV6vwqyir/eK7wp7e7+Q4AAP//AwBQSwME&#10;FAAGAAgAAAAhAGTG1LrdAAAACQEAAA8AAABkcnMvZG93bnJldi54bWxMj8FOwzAMhu9IvENkJG4s&#10;3QZtKU0nxMSFy8aYOHuN11Q0TtVka+HpCeIAR9uffn9/uZpsJ840+NaxgvksAUFcO91yo2D/9nyT&#10;g/ABWWPnmBR8kodVdXlRYqHdyK903oVGxBD2BSowIfSFlL42ZNHPXE8cb0c3WAxxHBqpBxxjuO3k&#10;IklSabHl+MFgT0+G6o/dySq491sTvHmn9XEzTzdf2Kxf9qNS11fT4wOIQFP4g+FHP6pDFZ0O7sTa&#10;i05BtrxdRlTB4i4FEYE8zzIQh9+FrEr5v0H1DQAA//8DAFBLAQItABQABgAIAAAAIQC2gziS/gAA&#10;AOEBAAATAAAAAAAAAAAAAAAAAAAAAABbQ29udGVudF9UeXBlc10ueG1sUEsBAi0AFAAGAAgAAAAh&#10;ADj9If/WAAAAlAEAAAsAAAAAAAAAAAAAAAAALwEAAF9yZWxzLy5yZWxzUEsBAi0AFAAGAAgAAAAh&#10;AGkVQBLdAQAAAwQAAA4AAAAAAAAAAAAAAAAALgIAAGRycy9lMm9Eb2MueG1sUEsBAi0AFAAGAAgA&#10;AAAhAGTG1LrdAAAACQEAAA8AAAAAAAAAAAAAAAAANwQAAGRycy9kb3ducmV2LnhtbFBLBQYAAAAA&#10;BAAEAPMAAABBBQAAAAA=&#10;" strokecolor="#4579b8 [3044]">
                <v:stroke endarrow="open"/>
              </v:shape>
            </w:pict>
          </mc:Fallback>
        </mc:AlternateContent>
      </w:r>
      <w:r w:rsidRPr="00392240">
        <w:t xml:space="preserve">  Type de cible</w:t>
      </w:r>
    </w:p>
    <w:p w:rsidR="003A5B48" w:rsidRPr="00392240" w:rsidRDefault="003A5B48" w:rsidP="003A5B48">
      <w:pPr>
        <w:pStyle w:val="Paragraphedeliste"/>
        <w:ind w:left="1065"/>
      </w:pP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98BC7B6" wp14:editId="12796963">
                <wp:simplePos x="0" y="0"/>
                <wp:positionH relativeFrom="column">
                  <wp:posOffset>4820285</wp:posOffset>
                </wp:positionH>
                <wp:positionV relativeFrom="paragraph">
                  <wp:posOffset>111770</wp:posOffset>
                </wp:positionV>
                <wp:extent cx="1050290" cy="299720"/>
                <wp:effectExtent l="0" t="0" r="0" b="5080"/>
                <wp:wrapNone/>
                <wp:docPr id="101" name="Zone de text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29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C89" w:rsidRPr="003A5B48" w:rsidRDefault="007F6C89">
                            <w:r>
                              <w:t xml:space="preserve">  Tablette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1" o:spid="_x0000_s1057" type="#_x0000_t202" style="position:absolute;left:0;text-align:left;margin-left:379.55pt;margin-top:8.8pt;width:82.7pt;height:23.6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i+kgIAAJsFAAAOAAAAZHJzL2Uyb0RvYy54bWysVFtv0zAUfkfiP1h+Z0nLOmi1dCqbhpCm&#10;baJDk3hzHXu1sH2M7TYpv55jJ2nL2MsQL4nt853bdy7nF63RZCt8UGArOjopKRGWQ63sU0W/PVy/&#10;+0hJiMzWTIMVFd2JQC/mb9+cN24mxrAGXQtP0IgNs8ZVdB2jmxVF4GthWDgBJywKJXjDIl79U1F7&#10;1qB1o4txWZ4VDfjaeeAiBHy96oR0nu1LKXi8kzKISHRFMbaYvz5/V+lbzM/Z7Mkzt1a8D4P9QxSG&#10;KYtO96auWGRk49VfpoziHgLIeMLBFCCl4iLngNmMymfZLNfMiZwLkhPcnqbw/8zy2+29J6rG2pUj&#10;SiwzWKTvWCpSCxJFGwVJAqSpcWGG6KVDfGw/QYsqw3vAx5R9K71Jf8yLoBwJ3+1JRluEJ6VyUo6n&#10;KOIoG0+nH8a5CsVB2/kQPwswJB0q6rGImVu2vQkRI0HoAEnOAmhVXyut8yU1jrjUnmwZllzHHCNq&#10;/IHSljQVPXs/KbNhC0m9s6xtMiNy6/TuUuZdhvkUd1okjLZfhUTqcqIv+GacC7v3n9EJJdHVaxR7&#10;/CGq1yh3eaBG9gw27pWNsuBz9nnWDpTVPwbKZIdHwo/yTsfYrtquZyZDB6yg3mFjeOgmLDh+rbB6&#10;NyzEe+ZxpLDguCbiHX6kBmQf+hMla/C/XnpPeOx0lFLS4IhWNPzcMC8o0V8szsB0dHqaZjpfTiep&#10;kYg/lqyOJXZjLgFbArsco8vHhI96OEoP5hG3ySJ5RRGzHH1XNA7Hy9gtDtxGXCwWGYRT7Fi8sUvH&#10;k+lEc+rNh/aRedc3cBqjWxiGmc2e9XGHTZoWFpsIUuUmT0R3rPYFwA2Qe7/fVmnFHN8z6rBT578B&#10;AAD//wMAUEsDBBQABgAIAAAAIQB3WyXA4QAAAAkBAAAPAAAAZHJzL2Rvd25yZXYueG1sTI/LTsMw&#10;EEX3SPyDNUhsEHX6SNOGOBVCQCV2NDzEzo2HJCIeR7GbhL9nWMFydI/uPZPtJtuKAXvfOFIwn0Ug&#10;kEpnGqoUvBQP1xsQPmgyunWECr7Rwy4/P8t0atxIzzgcQiW4hHyqFdQhdKmUvqzRaj9zHRJnn663&#10;OvDZV9L0euRy28pFFK2l1Q3xQq07vKux/DqcrIKPq+r9yU+Pr+MyXnb3+6FI3kyh1OXFdHsDIuAU&#10;/mD41Wd1yNnp6E5kvGgVJPF2zigHyRoEA9vFKgZxVLBebUDmmfz/Qf4DAAD//wMAUEsBAi0AFAAG&#10;AAgAAAAhALaDOJL+AAAA4QEAABMAAAAAAAAAAAAAAAAAAAAAAFtDb250ZW50X1R5cGVzXS54bWxQ&#10;SwECLQAUAAYACAAAACEAOP0h/9YAAACUAQAACwAAAAAAAAAAAAAAAAAvAQAAX3JlbHMvLnJlbHNQ&#10;SwECLQAUAAYACAAAACEAY3mIvpICAACbBQAADgAAAAAAAAAAAAAAAAAuAgAAZHJzL2Uyb0RvYy54&#10;bWxQSwECLQAUAAYACAAAACEAd1slwOEAAAAJAQAADwAAAAAAAAAAAAAAAADsBAAAZHJzL2Rvd25y&#10;ZXYueG1sUEsFBgAAAAAEAAQA8wAAAPoFAAAAAA==&#10;" fillcolor="white [3201]" stroked="f" strokeweight=".5pt">
                <v:textbox>
                  <w:txbxContent>
                    <w:p w:rsidR="007F6C89" w:rsidRPr="003A5B48" w:rsidRDefault="007F6C89">
                      <w:r>
                        <w:t xml:space="preserve">  Tablette</w:t>
                      </w:r>
                    </w:p>
                  </w:txbxContent>
                </v:textbox>
              </v:shape>
            </w:pict>
          </mc:Fallback>
        </mc:AlternateContent>
      </w:r>
    </w:p>
    <w:p w:rsidR="003A5B48" w:rsidRPr="00392240" w:rsidRDefault="003A5B48" w:rsidP="003A5B48">
      <w:pPr>
        <w:pStyle w:val="Paragraphedeliste"/>
        <w:ind w:left="1065"/>
      </w:pP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6CCAD64" wp14:editId="0524B889">
                <wp:simplePos x="0" y="0"/>
                <wp:positionH relativeFrom="column">
                  <wp:posOffset>521970</wp:posOffset>
                </wp:positionH>
                <wp:positionV relativeFrom="paragraph">
                  <wp:posOffset>161252</wp:posOffset>
                </wp:positionV>
                <wp:extent cx="676275" cy="0"/>
                <wp:effectExtent l="0" t="76200" r="28575" b="114300"/>
                <wp:wrapNone/>
                <wp:docPr id="3091" name="Connecteur droit avec flèche 3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3091" o:spid="_x0000_s1026" type="#_x0000_t32" style="position:absolute;margin-left:41.1pt;margin-top:12.7pt;width:53.25pt;height:0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V54AEAAAcEAAAOAAAAZHJzL2Uyb0RvYy54bWysU9uO0zAQfUfiHyy/06RFdKFqug9d4AVB&#10;xeUDvM64seSbxt4m+SP+gx9j7KRZBAgJxMsk9syZOXNmvL8drGEXwKi9a/h6VXMGTvpWu3PDv3x+&#10;8+wlZzEJ1wrjHTR8hMhvD0+f7Puwg43vvGkBGSVxcdeHhncphV1VRdmBFXHlAzhyKo9WJDriuWpR&#10;9JTdmmpT19uq99gG9BJipNu7yckPJb9SINMHpSIkZhpO3FKxWOx9ttVhL3ZnFKHTcqYh/oGFFdpR&#10;0SXVnUiCPaD+JZXVEn30Kq2kt5VXSksoPVA36/qnbj51IkDphcSJYZEp/r+08v3lhEy3DX9ev1pz&#10;5oSlKR29cyQdPCBr0evExAUkU+bbV5oLK5EkXB/ijvBHd8L5FMMJswqDQpu/1B8bitjjIjYMiUm6&#10;3N5sNzcvOJNXV/WICxjTW/CW5Z+Gx4RCn7s00/K4LlqLy7uYqDIBr4Bc1Lhsk9DmtWtZGgM1JBB9&#10;n4dNsdlfZe4T2/KXRgMT9iMokoP4TTXKIsLRILsIWiEhJbi0XjJRdIYpbcwCrAu5PwLn+AyFsqR/&#10;A14QpbJ3aQFb7Tz+rnoarpTVFH9VYOo7S3Dv27HMsUhD21a0ml9GXucfzwX++H4P3wEAAP//AwBQ&#10;SwMEFAAGAAgAAAAhAEIdAFfcAAAACAEAAA8AAABkcnMvZG93bnJldi54bWxMj8FOwzAQRO9I/Qdr&#10;kbhRpxG0IcSpKiouXEpLxXkbb+OIeB3FbhP4elxxoMfZGc28LZajbcWZet84VjCbJiCIK6cbrhXs&#10;P17vMxA+IGtsHZOCb/KwLCc3BebaDbyl8y7UIpawz1GBCaHLpfSVIYt+6jri6B1dbzFE2ddS9zjE&#10;ctvKNEnm0mLDccFgRy+Gqq/dySp48u8mePNJ6+NmNt/8YL1+2w9K3d2Oq2cQgcbwH4YLfkSHMjId&#10;3Im1F62CLE1jUkH6+ADi4mfZAsTh7yDLQl4/UP4CAAD//wMAUEsBAi0AFAAGAAgAAAAhALaDOJL+&#10;AAAA4QEAABMAAAAAAAAAAAAAAAAAAAAAAFtDb250ZW50X1R5cGVzXS54bWxQSwECLQAUAAYACAAA&#10;ACEAOP0h/9YAAACUAQAACwAAAAAAAAAAAAAAAAAvAQAAX3JlbHMvLnJlbHNQSwECLQAUAAYACAAA&#10;ACEAkI2leeABAAAHBAAADgAAAAAAAAAAAAAAAAAuAgAAZHJzL2Uyb0RvYy54bWxQSwECLQAUAAYA&#10;CAAAACEAQh0AV9wAAAAIAQAADwAAAAAAAAAAAAAAAAA6BAAAZHJzL2Rvd25yZXYueG1sUEsFBgAA&#10;AAAEAAQA8wAAAEMFAAAAAA==&#10;" strokecolor="#4579b8 [3044]">
                <v:stroke endarrow="open"/>
              </v:shape>
            </w:pict>
          </mc:Fallback>
        </mc:AlternateContent>
      </w:r>
    </w:p>
    <w:p w:rsidR="003A5B48" w:rsidRPr="00392240" w:rsidRDefault="003A5B48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CC82620" wp14:editId="556B88F8">
                <wp:simplePos x="0" y="0"/>
                <wp:positionH relativeFrom="column">
                  <wp:posOffset>4651375</wp:posOffset>
                </wp:positionH>
                <wp:positionV relativeFrom="paragraph">
                  <wp:posOffset>125095</wp:posOffset>
                </wp:positionV>
                <wp:extent cx="974090" cy="0"/>
                <wp:effectExtent l="0" t="76200" r="16510" b="114300"/>
                <wp:wrapNone/>
                <wp:docPr id="98" name="Connecteur droit avec flèch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0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98" o:spid="_x0000_s1026" type="#_x0000_t32" style="position:absolute;margin-left:366.25pt;margin-top:9.85pt;width:76.7pt;height:0;z-index:25171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Fh3AEAAAMEAAAOAAAAZHJzL2Uyb0RvYy54bWysU9uOEzEMfUfiH6K805muENCq033oAi8I&#10;Ki4fkM04nUi5yfF22j/iP/gxnEw7iwAhgXjxTGIf+/jY2dyevBNHwGxj6ORy0UoBQcfehkMnv3x+&#10;8+yVFJlU6JWLATp5hixvt0+fbMa0hps4RNcDCk4S8npMnRyI0rppsh7Aq7yICQI7TUSviI94aHpU&#10;I2f3rrlp2xfNGLFPGDXkzLd3k1Nua35jQNMHYzKQcJ1kblQtVntfbLPdqPUBVRqsvtBQ/8DCKxu4&#10;6JzqTpESD2h/SeWtxpijoYWOvonGWA21B+5m2f7UzadBJai9sDg5zTLl/5dWvz/uUdi+kyueVFCe&#10;Z7SLIbBw8ICix2hJqCNoYdy3rzwVwXEs2pjymrG7sMfLKac9FgVOBn35cm/iVIU+z0LDiYTmy9XL&#10;5+2Kx6GvruYRlzDTW4helJ9OZkJlDwNdSEVcVp3V8V0mrszAK6AUdaFYUta9Dr2gc+J2FGIcC2eO&#10;Lf6mcJ/Y1j86O5iwH8GwFMxvqlGXEHYOxVHx+iitIdByzsTRBWasczOwreT+CLzEFyjUBf0b8Iyo&#10;lWOgGextiPi76nS6UjZT/FWBqe8iwX3sz3WOVRretKrV5VWUVf7xXOGPb3f7HQAA//8DAFBLAwQU&#10;AAYACAAAACEAFsulUd0AAAAJAQAADwAAAGRycy9kb3ducmV2LnhtbEyPwU7DMAyG70i8Q+RJ3Fi6&#10;oW1taTohJi5cxsbE2Wu8plqTVE22Fp4eIw5wtP9Pvz8X69G24kp9aLxTMJsmIMhVXjeuVnB4f7lP&#10;QYSITmPrHSn4pADr8vamwFz7we3ouo+14BIXclRgYuxyKUNlyGKY+o4cZyffW4w89rXUPQ5cbls5&#10;T5KltNg4vmCwo2dD1Xl/sQqy8GZiMB+0OW1ny+0X1pvXw6DU3WR8egQRaYx/MPzoszqU7HT0F6eD&#10;aBWsHuYLRjnIViAYSNNFBuL4u5BlIf9/UH4DAAD//wMAUEsBAi0AFAAGAAgAAAAhALaDOJL+AAAA&#10;4QEAABMAAAAAAAAAAAAAAAAAAAAAAFtDb250ZW50X1R5cGVzXS54bWxQSwECLQAUAAYACAAAACEA&#10;OP0h/9YAAACUAQAACwAAAAAAAAAAAAAAAAAvAQAAX3JlbHMvLnJlbHNQSwECLQAUAAYACAAAACEA&#10;bk7hYdwBAAADBAAADgAAAAAAAAAAAAAAAAAuAgAAZHJzL2Uyb0RvYy54bWxQSwECLQAUAAYACAAA&#10;ACEAFsulUd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392240">
        <w:t xml:space="preserve">   CAN</w:t>
      </w:r>
    </w:p>
    <w:p w:rsidR="003A5B48" w:rsidRPr="00392240" w:rsidRDefault="003A5B48" w:rsidP="003A5B48">
      <w:pPr>
        <w:pStyle w:val="Paragraphedeliste"/>
        <w:ind w:left="1065"/>
      </w:pP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97268F0" wp14:editId="553086AB">
                <wp:simplePos x="0" y="0"/>
                <wp:positionH relativeFrom="column">
                  <wp:posOffset>4918710</wp:posOffset>
                </wp:positionH>
                <wp:positionV relativeFrom="paragraph">
                  <wp:posOffset>35560</wp:posOffset>
                </wp:positionV>
                <wp:extent cx="668740" cy="276225"/>
                <wp:effectExtent l="0" t="0" r="0" b="9525"/>
                <wp:wrapNone/>
                <wp:docPr id="102" name="Zone de text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4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6C89" w:rsidRPr="003A5B48" w:rsidRDefault="007F6C89">
                            <w:r>
                              <w:t xml:space="preserve"> 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2" o:spid="_x0000_s1058" type="#_x0000_t202" style="position:absolute;left:0;text-align:left;margin-left:387.3pt;margin-top:2.8pt;width:52.65pt;height:21.7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b6kgIAAJoFAAAOAAAAZHJzL2Uyb0RvYy54bWysVN9P2zAQfp+0/8Hy+0ibQWEVKepATJMQ&#10;oJUJaW+uY1Nrts+z3Sblr9/ZSdqO8cK0l+Ts++4738/zi9ZoshE+KLAVHR+NKBGWQ63sU0W/P1x/&#10;OKMkRGZrpsGKim5FoBez9+/OGzcVJaxA18ITJLFh2riKrmJ006IIfCUMC0fghEWlBG9YxKN/KmrP&#10;GmQ3uihHo0nRgK+dBy5CwNurTklnmV9KweOdlEFEoiuKb4v56/N3mb7F7JxNnzxzK8X7Z7B/eIVh&#10;yqLTHdUVi4ysvfqLyijuIYCMRxxMAVIqLnIMGM149CKaxYo5kWPB5AS3S1P4f7T8dnPviaqxdqOS&#10;EssMFukHlorUgkTRRkGSAtPUuDBF9MIhPrafoUWT4T7gZYq+ld6kP8ZFUI8J3+6SjFyE4+VkcnZ6&#10;jBqOqvJ0UpYniaXYGzsf4hcBhiShoh5rmFPLNjchdtABknwF0Kq+VlrnQ+obcak92TCsuI75iUj+&#10;B0pb0uBDPp6MMrGFZN4xa5toRO6c3l0KvAswS3GrRcJo+01IzFyO8xXfjHNhd/4zOqEkunqLYY/f&#10;v+otxl0caJE9g407Y6Ms+Bx9HrV9yuqfQ8pkh8faHMSdxNgu265lJkMDLKHeYl946AYsOH6tsHo3&#10;LMR75nGisOC4JeIdfqQGzD70EiUr8M+v3Sc8NjpqKWlwQisafq2ZF5TorxZH4NP4OPVRzIfjk9MS&#10;D/5QszzU2LW5BGyJMe4jx7OY8FEPovRgHnGZzJNXVDHL0XdF4yBexm5v4DLiYj7PIBxix+KNXTie&#10;qFOaU28+tI/Mu76B0xTdwjDLbPqijztssrQwX0eQKjd5SnSX1b4AuADymPTLKm2Yw3NG7Vfq7DcA&#10;AAD//wMAUEsDBBQABgAIAAAAIQCJolhd4QAAAAgBAAAPAAAAZHJzL2Rvd25yZXYueG1sTI9LT8Mw&#10;EITvSPwHa5G4IOqUPtKEbCqEeEjcaFoQNzdekoh4HcVuEv495gSn0WpGM99m28m0YqDeNZYR5rMI&#10;BHFpdcMVwr54vN6AcF6xVq1lQvgmB9v8/CxTqbYjv9Kw85UIJexShVB736VSurImo9zMdsTB+7S9&#10;UT6cfSV1r8ZQblp5E0VraVTDYaFWHd3XVH7tTgbh46p6f3HT02FcrBbdw/NQxG+6QLy8mO5uQXia&#10;/F8YfvEDOuSB6WhPrJ1oEeJ4uQ5RhFWQ4G/iJAFxRFgmc5B5Jv8/kP8AAAD//wMAUEsBAi0AFAAG&#10;AAgAAAAhALaDOJL+AAAA4QEAABMAAAAAAAAAAAAAAAAAAAAAAFtDb250ZW50X1R5cGVzXS54bWxQ&#10;SwECLQAUAAYACAAAACEAOP0h/9YAAACUAQAACwAAAAAAAAAAAAAAAAAvAQAAX3JlbHMvLnJlbHNQ&#10;SwECLQAUAAYACAAAACEAcB1m+pICAACaBQAADgAAAAAAAAAAAAAAAAAuAgAAZHJzL2Uyb0RvYy54&#10;bWxQSwECLQAUAAYACAAAACEAiaJYXeEAAAAIAQAADwAAAAAAAAAAAAAAAADsBAAAZHJzL2Rvd25y&#10;ZXYueG1sUEsFBgAAAAAEAAQA8wAAAPoFAAAAAA==&#10;" fillcolor="white [3201]" stroked="f" strokeweight=".5pt">
                <v:textbox>
                  <w:txbxContent>
                    <w:p w:rsidR="007F6C89" w:rsidRPr="003A5B48" w:rsidRDefault="007F6C89">
                      <w:r>
                        <w:t xml:space="preserve">  PC</w:t>
                      </w:r>
                    </w:p>
                  </w:txbxContent>
                </v:textbox>
              </v:shape>
            </w:pict>
          </mc:Fallback>
        </mc:AlternateContent>
      </w:r>
    </w:p>
    <w:p w:rsidR="003A5B48" w:rsidRPr="00392240" w:rsidRDefault="003A5B48" w:rsidP="003A5B48">
      <w:pPr>
        <w:ind w:left="705"/>
      </w:pPr>
      <w:r w:rsidRPr="00392240">
        <w:rPr>
          <w:noProof/>
          <w:lang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1AB32E6" wp14:editId="5FCC8728">
                <wp:simplePos x="0" y="0"/>
                <wp:positionH relativeFrom="column">
                  <wp:posOffset>4655820</wp:posOffset>
                </wp:positionH>
                <wp:positionV relativeFrom="paragraph">
                  <wp:posOffset>170465</wp:posOffset>
                </wp:positionV>
                <wp:extent cx="974090" cy="0"/>
                <wp:effectExtent l="0" t="76200" r="16510" b="114300"/>
                <wp:wrapNone/>
                <wp:docPr id="99" name="Connecteur droit avec flèch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0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99" o:spid="_x0000_s1026" type="#_x0000_t32" style="position:absolute;margin-left:366.6pt;margin-top:13.4pt;width:76.7pt;height:0;z-index:25171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IIF3QEAAAMEAAAOAAAAZHJzL2Uyb0RvYy54bWysU9uOEzEMfUfiH6K805muENCq033oAi8I&#10;Ki4fkM04nUi5yfF22j/iP/gxnEw7iwAhgXjxTGIf+/jY2dyevBNHwGxj6ORy0UoBQcfehkMnv3x+&#10;8+yVFJlU6JWLATp5hixvt0+fbMa0hps4RNcDCk4S8npMnRyI0rppsh7Aq7yICQI7TUSviI94aHpU&#10;I2f3rrlp2xfNGLFPGDXkzLd3k1Nua35jQNMHYzKQcJ1kblQtVntfbLPdqPUBVRqsvtBQ/8DCKxu4&#10;6JzqTpESD2h/SeWtxpijoYWOvonGWA21B+5m2f7UzadBJai9sDg5zTLl/5dWvz/uUdi+k6uVFEF5&#10;ntEuhsDCwQOKHqMloY6ghXHfvvJUBMexaGPKa8buwh4vp5z2WBQ4GfTly72JUxX6PAsNJxKaL1cv&#10;n7crHoe+uppHXMJMbyF6UX46mQmVPQx0IRVxWXVWx3eZuDIDr4BS1IViSVn3OvSCzonbUYhxLJw5&#10;tvibwn1iW//o7GDCfgTDUjC/qUZdQtg5FEfF66O0hkDLORNHF5ixzs3AtpL7I/ASX6BQF/RvwDOi&#10;Vo6BZrC3IeLvqtPpStlM8VcFpr6LBPexP9c5Vml406pWl1dRVvnHc4U/vt3tdwAAAP//AwBQSwME&#10;FAAGAAgAAAAhANLvEPvcAAAACQEAAA8AAABkcnMvZG93bnJldi54bWxMj8FOwzAMhu9IvENkJG4s&#10;XSeFUppOiIkLl8GYOGeN11Q0TtVka+HpMeIAR9uffn9/tZ59L844xi6QhuUiA4HUBNtRq2H/9nRT&#10;gIjJkDV9INTwiRHW9eVFZUobJnrF8y61gkMolkaDS2kopYyNQ2/iIgxIfDuG0ZvE49hKO5qJw30v&#10;8yxT0puO+IMzAz46bD52J6/hLr64FN07bo7bpdp+mXbzvJ+0vr6aH+5BJJzTHww/+qwONTsdwols&#10;FL2G29UqZ1RDrrgCA0WhFIjD70LWlfzfoP4GAAD//wMAUEsBAi0AFAAGAAgAAAAhALaDOJL+AAAA&#10;4QEAABMAAAAAAAAAAAAAAAAAAAAAAFtDb250ZW50X1R5cGVzXS54bWxQSwECLQAUAAYACAAAACEA&#10;OP0h/9YAAACUAQAACwAAAAAAAAAAAAAAAAAvAQAAX3JlbHMvLnJlbHNQSwECLQAUAAYACAAAACEA&#10;4hSCBd0BAAADBAAADgAAAAAAAAAAAAAAAAAuAgAAZHJzL2Uyb0RvYy54bWxQSwECLQAUAAYACAAA&#10;ACEA0u8Q+9wAAAAJAQAADwAAAAAAAAAAAAAAAAA3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469EF0F" wp14:editId="2F04F103">
                <wp:simplePos x="0" y="0"/>
                <wp:positionH relativeFrom="column">
                  <wp:posOffset>521856</wp:posOffset>
                </wp:positionH>
                <wp:positionV relativeFrom="paragraph">
                  <wp:posOffset>100273</wp:posOffset>
                </wp:positionV>
                <wp:extent cx="675640" cy="0"/>
                <wp:effectExtent l="0" t="76200" r="10160" b="114300"/>
                <wp:wrapNone/>
                <wp:docPr id="96" name="Connecteur droit avec flèch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96" o:spid="_x0000_s1026" type="#_x0000_t32" style="position:absolute;margin-left:41.1pt;margin-top:7.9pt;width:53.2pt;height:0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U6q3gEAAAMEAAAOAAAAZHJzL2Uyb0RvYy54bWysU8GOEzEMvSPxD1HudNoVFKg63UMXuCCo&#10;WPiAbMbpREriyMl22j/iP/gxnEw7i2C1EoiLZxL72c/Pzvr66J04ACWLoZWL2VwKCBo7G/at/Pb1&#10;/Ys3UqSsQqccBmjlCZK83jx/th7iCq6wR9cBCU4S0mqIrexzjqumSboHr9IMIwR2GiSvMh9p33Sk&#10;Bs7uXXM1ny+bAamLhBpS4tub0Sk3Nb8xoPNnYxJk4VrJ3HK1VO1dsc1mrVZ7UrG3+kxD/QMLr2zg&#10;olOqG5WVuCf7RypvNWFCk2cafYPGWA21B+5mMf+tm9teRai9sDgpTjKl/5dWfzrsSNiulW+XUgTl&#10;eUZbDIGFg3sSHaHNQh1AC+N+fOepCI5j0YaYVozdhh2dTynuqChwNOTLl3sTxyr0aRIajllovly+&#10;frV8yePQF1fzgIuU8gdAL8pPK1MmZfd9PpNCWlSd1eFjylyZgRdAKepCsVlZ9y50Ip8it6OIcCic&#10;Obb4m8J9ZFv/8snBiP0ChqVgfmONuoSwdSQOitdHaQ0hL6ZMHF1gxjo3AeeV3JPAc3yBQl3QvwFP&#10;iFoZQ57A3gakx6rn44WyGeMvCox9FwnusDvVOVZpeNOqVudXUVb513OFP7zdzU8AAAD//wMAUEsD&#10;BBQABgAIAAAAIQBZfUOn2gAAAAgBAAAPAAAAZHJzL2Rvd25yZXYueG1sTI/BTsMwEETvSPyDtUjc&#10;qNNIRCHEqRAVFy6FtuK8TbZxRLyOYrcJfD1bcYDjzoxm35Sr2fXqTGPoPBtYLhJQxLVvOm4N7Hcv&#10;dzmoEJEb7D2TgS8KsKqur0osGj/xO523sVVSwqFAAzbGodA61JYchoUfiMU7+tFhlHNsdTPiJOWu&#10;12mSZNphx/LB4kDPlurP7ckZeAhvNgb7QevjZpltvrFdv+4nY25v5qdHUJHm+BeGC76gQyVMB3/i&#10;JqjeQJ6mkhT9XhZc/DzPQB1+BV2V+v+A6gcAAP//AwBQSwECLQAUAAYACAAAACEAtoM4kv4AAADh&#10;AQAAEwAAAAAAAAAAAAAAAAAAAAAAW0NvbnRlbnRfVHlwZXNdLnhtbFBLAQItABQABgAIAAAAIQA4&#10;/SH/1gAAAJQBAAALAAAAAAAAAAAAAAAAAC8BAABfcmVscy8ucmVsc1BLAQItABQABgAIAAAAIQAX&#10;4U6q3gEAAAMEAAAOAAAAAAAAAAAAAAAAAC4CAABkcnMvZTJvRG9jLnhtbFBLAQItABQABgAIAAAA&#10;IQBZfUOn2gAAAAgBAAAPAAAAAAAAAAAAAAAAADgEAABkcnMvZG93bnJldi54bWxQSwUGAAAAAAQA&#10;BADzAAAAPwUAAAAA&#10;" strokecolor="#4579b8 [3044]">
                <v:stroke endarrow="open"/>
              </v:shape>
            </w:pict>
          </mc:Fallback>
        </mc:AlternateContent>
      </w:r>
      <w:r w:rsidRPr="00392240">
        <w:t xml:space="preserve">  </w:t>
      </w:r>
    </w:p>
    <w:p w:rsidR="003A5B48" w:rsidRPr="00392240" w:rsidRDefault="003A5B48" w:rsidP="003A5B48">
      <w:r w:rsidRPr="00392240">
        <w:t xml:space="preserve">   TCP/IP</w:t>
      </w:r>
    </w:p>
    <w:p w:rsidR="003A5B48" w:rsidRPr="00392240" w:rsidRDefault="003A5B48" w:rsidP="003A5B48"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  <w:r w:rsidRPr="00392240">
        <w:tab/>
      </w:r>
    </w:p>
    <w:p w:rsidR="003A5B48" w:rsidRPr="00392240" w:rsidRDefault="003A5B48" w:rsidP="003A5B48"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6B9EBC68" wp14:editId="43AEC416">
                <wp:simplePos x="0" y="0"/>
                <wp:positionH relativeFrom="column">
                  <wp:posOffset>2937510</wp:posOffset>
                </wp:positionH>
                <wp:positionV relativeFrom="paragraph">
                  <wp:posOffset>104776</wp:posOffset>
                </wp:positionV>
                <wp:extent cx="0" cy="314324"/>
                <wp:effectExtent l="95250" t="38100" r="57150" b="10160"/>
                <wp:wrapNone/>
                <wp:docPr id="3092" name="Connecteur droit avec flèche 3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432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92" o:spid="_x0000_s1026" type="#_x0000_t32" style="position:absolute;margin-left:231.3pt;margin-top:8.25pt;width:0;height:24.75pt;flip:y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ku+4wEAABEEAAAOAAAAZHJzL2Uyb0RvYy54bWysU8uu0zAQ3SPxD5b3NGl7haBqehe9wAZB&#10;BRf2vs64seSXxr5N8kf8Bz/G2EkDAoQEYmP5MefMnDPj/e1gDbsARu1dw9ermjNw0rfanRv+6f71&#10;sxecxSRcK4x30PARIr89PH2y78MONr7zpgVkROLirg8N71IKu6qKsgMr4soHcPSoPFqR6IjnqkXR&#10;E7s11aaun1e9xzaglxAj3d5Nj/xQ+JUCmd4rFSEx03CqLZUVy/qQ1+qwF7szitBpOZch/qEKK7Sj&#10;pAvVnUiCPaL+hcpqiT56lVbS28orpSUUDaRmXf+k5mMnAhQtZE4Mi03x/9HKd5cTMt02fFu/3HDm&#10;hKUuHb1zZB08ImvR68TEBSRT5usX6gsrkWRcH+KO8Ed3wvkUwwmzC4NCS+E6fKaZKL6QUjYU28fF&#10;dhgSk9OlpNvt+ma7uckdqSaGzBQwpjfgLcubhseEQp+7NBfocWIXl7cxTcArIIONy2sS2rxyLUtj&#10;IGkC0fdzkvxeZRVT3WWXRgMT9gMoMobqm3KUkYSjQXYRNExCSnBpvTBRdIYpbcwCrIv0PwLn+AyF&#10;Mq5/A14QJbN3aQFb7Tz+LnsariWrKf7qwKQ7W/Dg27F0tFhDc1caMv+RPNg/ngv8+08+fAMAAP//&#10;AwBQSwMEFAAGAAgAAAAhACSjJ9DbAAAACQEAAA8AAABkcnMvZG93bnJldi54bWxMj8FOwzAMhu9I&#10;vENkJG4s3QRhKk2nMgFC4rTCA2SN11ZLnKrJ1u7tMeIAR/v/9PtzsZm9E2ccYx9Iw3KRgUBqgu2p&#10;1fD1+Xq3BhGTIWtcINRwwQib8vqqMLkNE+3wXKdWcAnF3GjoUhpyKWPToTdxEQYkzg5h9CbxOLbS&#10;jmbicu/kKsuU9KYnvtCZAbcdNsf65DVUa/lBx8v2MdbvjbJuml/eqmetb2/m6glEwjn9wfCjz+pQ&#10;stM+nMhG4TTcq5VilAP1AIKB38Veg1IZyLKQ/z8ovwEAAP//AwBQSwECLQAUAAYACAAAACEAtoM4&#10;kv4AAADhAQAAEwAAAAAAAAAAAAAAAAAAAAAAW0NvbnRlbnRfVHlwZXNdLnhtbFBLAQItABQABgAI&#10;AAAAIQA4/SH/1gAAAJQBAAALAAAAAAAAAAAAAAAAAC8BAABfcmVscy8ucmVsc1BLAQItABQABgAI&#10;AAAAIQB/uku+4wEAABEEAAAOAAAAAAAAAAAAAAAAAC4CAABkcnMvZTJvRG9jLnhtbFBLAQItABQA&#10;BgAIAAAAIQAkoyfQ2wAAAAkBAAAPAAAAAAAAAAAAAAAAAD0EAABkcnMvZG93bnJldi54bWxQSwUG&#10;AAAAAAQABADzAAAARQUAAAAA&#10;" strokecolor="#4579b8 [3044]">
                <v:stroke endarrow="open"/>
              </v:shape>
            </w:pict>
          </mc:Fallback>
        </mc:AlternateContent>
      </w:r>
    </w:p>
    <w:p w:rsidR="003A5B48" w:rsidRPr="00392240" w:rsidRDefault="003A5B48" w:rsidP="003A5B48"/>
    <w:p w:rsidR="003A5B48" w:rsidRPr="00392240" w:rsidRDefault="003A5B48" w:rsidP="003A5B48">
      <w:pPr>
        <w:ind w:left="2127" w:firstLine="709"/>
      </w:pPr>
    </w:p>
    <w:p w:rsidR="008A027F" w:rsidRPr="00392240" w:rsidRDefault="008A027F" w:rsidP="008A027F">
      <w:pPr>
        <w:ind w:left="3545" w:firstLine="709"/>
      </w:pPr>
      <w:moveToRangeStart w:id="539" w:author="EPR_Consultant07" w:date="2014-03-19T11:40:00Z" w:name="move382992582"/>
      <w:moveTo w:id="540" w:author="EPR_Consultant07" w:date="2014-03-19T11:40:00Z">
        <w:r w:rsidRPr="00392240">
          <w:t>Utilisateur</w:t>
        </w:r>
      </w:moveTo>
    </w:p>
    <w:p w:rsidR="003A5B48" w:rsidRPr="00392240" w:rsidRDefault="00417281" w:rsidP="003A5B48">
      <w:pPr>
        <w:ind w:left="2127" w:firstLine="709"/>
      </w:pPr>
      <w:bookmarkStart w:id="541" w:name="_Toc382560672"/>
      <w:moveToRangeEnd w:id="539"/>
      <w:r w:rsidRPr="00392240">
        <w:rPr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56DDBA2" wp14:editId="028F95C5">
                <wp:simplePos x="0" y="0"/>
                <wp:positionH relativeFrom="column">
                  <wp:posOffset>1491615</wp:posOffset>
                </wp:positionH>
                <wp:positionV relativeFrom="paragraph">
                  <wp:posOffset>186055</wp:posOffset>
                </wp:positionV>
                <wp:extent cx="3455035" cy="635"/>
                <wp:effectExtent l="0" t="0" r="0" b="0"/>
                <wp:wrapNone/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6C89" w:rsidRPr="00417281" w:rsidRDefault="007F6C89" w:rsidP="00146D3E">
                            <w:pPr>
                              <w:pStyle w:val="Lgende"/>
                              <w:rPr>
                                <w:b w:val="0"/>
                                <w:i/>
                                <w:noProof/>
                                <w:szCs w:val="24"/>
                                <w:u w:val="single"/>
                                <w:rPrChange w:id="542" w:author="EPR_Consultant07" w:date="2014-03-19T11:49:00Z">
                                  <w:rPr>
                                    <w:noProof/>
                                    <w:szCs w:val="24"/>
                                  </w:rPr>
                                </w:rPrChange>
                              </w:rPr>
                            </w:pPr>
                            <w:r w:rsidRPr="00417281">
                              <w:rPr>
                                <w:b w:val="0"/>
                                <w:i/>
                                <w:u w:val="single"/>
                                <w:rPrChange w:id="543" w:author="EPR_Consultant07" w:date="2014-03-19T11:49:00Z">
                                  <w:rPr/>
                                </w:rPrChange>
                              </w:rPr>
                              <w:t xml:space="preserve">Figure </w:t>
                            </w:r>
                            <w:r w:rsidRPr="00417281">
                              <w:rPr>
                                <w:b w:val="0"/>
                                <w:i/>
                                <w:u w:val="single"/>
                                <w:rPrChange w:id="544" w:author="EPR_Consultant07" w:date="2014-03-19T11:49:00Z">
                                  <w:rPr/>
                                </w:rPrChange>
                              </w:rPr>
                              <w:fldChar w:fldCharType="begin"/>
                            </w:r>
                            <w:r w:rsidRPr="00417281">
                              <w:rPr>
                                <w:b w:val="0"/>
                                <w:i/>
                                <w:u w:val="single"/>
                                <w:rPrChange w:id="545" w:author="EPR_Consultant07" w:date="2014-03-19T11:49:00Z">
                                  <w:rPr/>
                                </w:rPrChange>
                              </w:rPr>
                              <w:instrText xml:space="preserve"> SEQ Figure \* ARABIC </w:instrText>
                            </w:r>
                            <w:r w:rsidRPr="00417281">
                              <w:rPr>
                                <w:b w:val="0"/>
                                <w:i/>
                                <w:u w:val="single"/>
                                <w:rPrChange w:id="546" w:author="EPR_Consultant07" w:date="2014-03-19T11:49:00Z">
                                  <w:rPr/>
                                </w:rPrChange>
                              </w:rPr>
                              <w:fldChar w:fldCharType="separate"/>
                            </w:r>
                            <w:r w:rsidRPr="00417281">
                              <w:rPr>
                                <w:b w:val="0"/>
                                <w:i/>
                                <w:noProof/>
                                <w:u w:val="single"/>
                                <w:rPrChange w:id="547" w:author="EPR_Consultant07" w:date="2014-03-19T11:49:00Z">
                                  <w:rPr>
                                    <w:noProof/>
                                  </w:rPr>
                                </w:rPrChange>
                              </w:rPr>
                              <w:t>2</w:t>
                            </w:r>
                            <w:r w:rsidRPr="00417281">
                              <w:rPr>
                                <w:b w:val="0"/>
                                <w:i/>
                                <w:noProof/>
                                <w:u w:val="single"/>
                                <w:rPrChange w:id="548" w:author="EPR_Consultant07" w:date="2014-03-19T11:49:00Z">
                                  <w:rPr>
                                    <w:noProof/>
                                  </w:rPr>
                                </w:rPrChange>
                              </w:rPr>
                              <w:fldChar w:fldCharType="end"/>
                            </w:r>
                            <w:r w:rsidRPr="00417281">
                              <w:rPr>
                                <w:b w:val="0"/>
                                <w:i/>
                                <w:u w:val="single"/>
                                <w:rPrChange w:id="549" w:author="EPR_Consultant07" w:date="2014-03-19T11:49:00Z">
                                  <w:rPr/>
                                </w:rPrChange>
                              </w:rPr>
                              <w:t xml:space="preserve"> : Diagramme fonctionnel RADOME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5" o:spid="_x0000_s1059" type="#_x0000_t202" style="position:absolute;left:0;text-align:left;margin-left:117.45pt;margin-top:14.65pt;width:272.05pt;height:.0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fyOgIAAHwEAAAOAAAAZHJzL2Uyb0RvYy54bWysVFFv2jAQfp+0/2D5fQTa0U2IUDEqpkmo&#10;rUSnSnszjkMiOT7PNiTs1++zQ+jW7Wnaiznfnb/Lffcd89uu0eyonK/J5HwyGnOmjKSiNvucf31a&#10;v/vImQ/CFEKTUTk/Kc9vF2/fzFs7U1dUkS6UYwAxftbanFch2FmWeVmpRvgRWWUQLMk1IuDq9lnh&#10;RAv0RmdX4/FN1pIrrCOpvIf3rg/yRcIvSyXDQ1l6FZjOOb4tpNOlcxfPbDEXs70Ttqrl+TPEP3xF&#10;I2qDoheoOxEEO7j6D6imlo48lWEkqcmoLGupUg/oZjJ+1c22ElalXkCOtxea/P+DlffHR8fqArMb&#10;TzkzosGQvmFUrFAsqC4oFgOgqbV+huytRX7oPlGHJ4Pfwxm770rXxF/0xRAH4acLycBiEs7r99Pp&#10;+Bq1JGI3MICdvTy1zofPihoWjZw7TDARK44bH/rUISVW8qTrYl1rHS8xsNKOHQWm3VZ1UGfw37K0&#10;ibmG4qsesPeoJJdzldht31W0QrfrepI+DC3vqDiBCUe9pLyV6xrlN8KHR+GgITSPvQgPOEpNbc7p&#10;bHFWkfvxN3/Mx2gR5ayFJnPuvx+EU5zpLwZDjwIeDDcYu8Ewh2ZFaHyCjbMymXjggh7M0lHzjHVZ&#10;xioICSNRK+dhMFeh3wysm1TLZUqCTK0IG7O1MkIPND91z8LZ85CiTu5pUKuYvZpVn5umZZeHAOLT&#10;ICOxPYsQQLxA4kkK53WMO/TrPWW9/GksfgIAAP//AwBQSwMEFAAGAAgAAAAhAOwfU5ngAAAACQEA&#10;AA8AAABkcnMvZG93bnJldi54bWxMjzFPwzAQhXck/oN1SCyodWiiloQ4VVXBAEtF6NLNja9xILYj&#10;22nDv+c6wXZ37+nd98r1ZHp2Rh86ZwU8zhNgaBunOtsK2H++zp6AhSitkr2zKOAHA6yr25tSFspd&#10;7Aee69gyCrGhkAJ0jEPBeWg0GhnmbkBL2sl5IyOtvuXKywuFm54vkmTJjewsfdBywK3G5rsejYBd&#10;dtjph/H08r7JUv+2H7fLr7YW4v5u2jwDizjFPzNc8QkdKmI6utGqwHoBizTLyUpDngIjw2qVU7nj&#10;9ZABr0r+v0H1CwAA//8DAFBLAQItABQABgAIAAAAIQC2gziS/gAAAOEBAAATAAAAAAAAAAAAAAAA&#10;AAAAAABbQ29udGVudF9UeXBlc10ueG1sUEsBAi0AFAAGAAgAAAAhADj9If/WAAAAlAEAAAsAAAAA&#10;AAAAAAAAAAAALwEAAF9yZWxzLy5yZWxzUEsBAi0AFAAGAAgAAAAhACstR/I6AgAAfAQAAA4AAAAA&#10;AAAAAAAAAAAALgIAAGRycy9lMm9Eb2MueG1sUEsBAi0AFAAGAAgAAAAhAOwfU5ngAAAACQEAAA8A&#10;AAAAAAAAAAAAAAAAlAQAAGRycy9kb3ducmV2LnhtbFBLBQYAAAAABAAEAPMAAAChBQAAAAA=&#10;" stroked="f">
                <v:textbox style="mso-fit-shape-to-text:t" inset="0,0,0,0">
                  <w:txbxContent>
                    <w:p w:rsidR="007F6C89" w:rsidRPr="00417281" w:rsidRDefault="007F6C89" w:rsidP="00146D3E">
                      <w:pPr>
                        <w:pStyle w:val="Lgende"/>
                        <w:rPr>
                          <w:b w:val="0"/>
                          <w:i/>
                          <w:noProof/>
                          <w:szCs w:val="24"/>
                          <w:u w:val="single"/>
                          <w:rPrChange w:id="550" w:author="EPR_Consultant07" w:date="2014-03-19T11:49:00Z">
                            <w:rPr>
                              <w:noProof/>
                              <w:szCs w:val="24"/>
                            </w:rPr>
                          </w:rPrChange>
                        </w:rPr>
                      </w:pPr>
                      <w:r w:rsidRPr="00417281">
                        <w:rPr>
                          <w:b w:val="0"/>
                          <w:i/>
                          <w:u w:val="single"/>
                          <w:rPrChange w:id="551" w:author="EPR_Consultant07" w:date="2014-03-19T11:49:00Z">
                            <w:rPr/>
                          </w:rPrChange>
                        </w:rPr>
                        <w:t xml:space="preserve">Figure </w:t>
                      </w:r>
                      <w:r w:rsidRPr="00417281">
                        <w:rPr>
                          <w:b w:val="0"/>
                          <w:i/>
                          <w:u w:val="single"/>
                          <w:rPrChange w:id="552" w:author="EPR_Consultant07" w:date="2014-03-19T11:49:00Z">
                            <w:rPr/>
                          </w:rPrChange>
                        </w:rPr>
                        <w:fldChar w:fldCharType="begin"/>
                      </w:r>
                      <w:r w:rsidRPr="00417281">
                        <w:rPr>
                          <w:b w:val="0"/>
                          <w:i/>
                          <w:u w:val="single"/>
                          <w:rPrChange w:id="553" w:author="EPR_Consultant07" w:date="2014-03-19T11:49:00Z">
                            <w:rPr/>
                          </w:rPrChange>
                        </w:rPr>
                        <w:instrText xml:space="preserve"> SEQ Figure \* ARABIC </w:instrText>
                      </w:r>
                      <w:r w:rsidRPr="00417281">
                        <w:rPr>
                          <w:b w:val="0"/>
                          <w:i/>
                          <w:u w:val="single"/>
                          <w:rPrChange w:id="554" w:author="EPR_Consultant07" w:date="2014-03-19T11:49:00Z">
                            <w:rPr/>
                          </w:rPrChange>
                        </w:rPr>
                        <w:fldChar w:fldCharType="separate"/>
                      </w:r>
                      <w:r w:rsidRPr="00417281">
                        <w:rPr>
                          <w:b w:val="0"/>
                          <w:i/>
                          <w:noProof/>
                          <w:u w:val="single"/>
                          <w:rPrChange w:id="555" w:author="EPR_Consultant07" w:date="2014-03-19T11:49:00Z">
                            <w:rPr>
                              <w:noProof/>
                            </w:rPr>
                          </w:rPrChange>
                        </w:rPr>
                        <w:t>2</w:t>
                      </w:r>
                      <w:r w:rsidRPr="00417281">
                        <w:rPr>
                          <w:b w:val="0"/>
                          <w:i/>
                          <w:noProof/>
                          <w:u w:val="single"/>
                          <w:rPrChange w:id="556" w:author="EPR_Consultant07" w:date="2014-03-19T11:49:00Z">
                            <w:rPr>
                              <w:noProof/>
                            </w:rPr>
                          </w:rPrChange>
                        </w:rPr>
                        <w:fldChar w:fldCharType="end"/>
                      </w:r>
                      <w:r w:rsidRPr="00417281">
                        <w:rPr>
                          <w:b w:val="0"/>
                          <w:i/>
                          <w:u w:val="single"/>
                          <w:rPrChange w:id="557" w:author="EPR_Consultant07" w:date="2014-03-19T11:49:00Z">
                            <w:rPr/>
                          </w:rPrChange>
                        </w:rPr>
                        <w:t xml:space="preserve"> : Diagramme fonctionnel RADOME</w:t>
                      </w:r>
                    </w:p>
                  </w:txbxContent>
                </v:textbox>
              </v:shape>
            </w:pict>
          </mc:Fallback>
        </mc:AlternateContent>
      </w:r>
      <w:bookmarkEnd w:id="541"/>
    </w:p>
    <w:p w:rsidR="003A5B48" w:rsidRPr="00392240" w:rsidDel="008A027F" w:rsidRDefault="003A5B48" w:rsidP="003A5B48">
      <w:pPr>
        <w:ind w:left="3545" w:firstLine="709"/>
      </w:pPr>
      <w:moveFromRangeStart w:id="558" w:author="EPR_Consultant07" w:date="2014-03-19T11:40:00Z" w:name="move382992582"/>
      <w:moveFrom w:id="559" w:author="EPR_Consultant07" w:date="2014-03-19T11:40:00Z">
        <w:r w:rsidRPr="00392240" w:rsidDel="008A027F">
          <w:t>Utilisateur</w:t>
        </w:r>
      </w:moveFrom>
    </w:p>
    <w:moveFromRangeEnd w:id="558"/>
    <w:p w:rsidR="003A5B48" w:rsidRPr="00392240" w:rsidRDefault="003A5B48" w:rsidP="003A5B48">
      <w:pPr>
        <w:pStyle w:val="Titre3"/>
        <w:numPr>
          <w:ilvl w:val="0"/>
          <w:numId w:val="0"/>
        </w:numPr>
        <w:ind w:left="720"/>
      </w:pPr>
    </w:p>
    <w:p w:rsidR="00F56141" w:rsidRPr="00392240" w:rsidDel="00417281" w:rsidRDefault="00F56141" w:rsidP="00F56141">
      <w:pPr>
        <w:rPr>
          <w:del w:id="560" w:author="EPR_Consultant07" w:date="2014-03-19T11:49:00Z"/>
        </w:rPr>
      </w:pPr>
      <w:bookmarkStart w:id="561" w:name="_Toc382995685"/>
      <w:bookmarkEnd w:id="561"/>
    </w:p>
    <w:p w:rsidR="00146D3E" w:rsidRPr="00392240" w:rsidDel="00417281" w:rsidRDefault="00146D3E" w:rsidP="00F56141">
      <w:pPr>
        <w:rPr>
          <w:del w:id="562" w:author="EPR_Consultant07" w:date="2014-03-19T11:49:00Z"/>
        </w:rPr>
      </w:pPr>
      <w:bookmarkStart w:id="563" w:name="_Toc382995686"/>
      <w:bookmarkEnd w:id="563"/>
    </w:p>
    <w:p w:rsidR="00146D3E" w:rsidRPr="00392240" w:rsidDel="00417281" w:rsidRDefault="00146D3E" w:rsidP="00F56141">
      <w:pPr>
        <w:rPr>
          <w:del w:id="564" w:author="EPR_Consultant07" w:date="2014-03-19T11:49:00Z"/>
        </w:rPr>
      </w:pPr>
      <w:bookmarkStart w:id="565" w:name="_Toc382995687"/>
      <w:bookmarkEnd w:id="565"/>
    </w:p>
    <w:p w:rsidR="00031EFA" w:rsidRPr="00392240" w:rsidRDefault="00EC1C42" w:rsidP="00EC1C42">
      <w:pPr>
        <w:pStyle w:val="Titre3"/>
      </w:pPr>
      <w:bookmarkStart w:id="566" w:name="_Toc382995688"/>
      <w:r w:rsidRPr="00392240">
        <w:t>Les besoins non fonctionnels :</w:t>
      </w:r>
      <w:bookmarkEnd w:id="566"/>
    </w:p>
    <w:p w:rsidR="004752EC" w:rsidRPr="00392240" w:rsidRDefault="004752EC" w:rsidP="004752EC">
      <w:r w:rsidRPr="00392240">
        <w:t>Le logiciel RADOME doit aussi répondre aux critères suivants :</w:t>
      </w:r>
    </w:p>
    <w:p w:rsidR="003A5B48" w:rsidRPr="00392240" w:rsidRDefault="003A5B48" w:rsidP="004752EC"/>
    <w:p w:rsidR="003A5B48" w:rsidRPr="00392240" w:rsidRDefault="003A5B48" w:rsidP="004752EC">
      <w:pPr>
        <w:pStyle w:val="Paragraphedeliste"/>
        <w:numPr>
          <w:ilvl w:val="0"/>
          <w:numId w:val="36"/>
        </w:numPr>
      </w:pPr>
      <w:r w:rsidRPr="00392240">
        <w:t>Répondre aux critères de l’embarqué,</w:t>
      </w:r>
    </w:p>
    <w:p w:rsidR="003A5B48" w:rsidRPr="00392240" w:rsidRDefault="003A5B48" w:rsidP="003A5B48">
      <w:pPr>
        <w:pStyle w:val="Paragraphedeliste"/>
        <w:numPr>
          <w:ilvl w:val="0"/>
          <w:numId w:val="36"/>
        </w:numPr>
        <w:jc w:val="left"/>
      </w:pPr>
      <w:r w:rsidRPr="00392240">
        <w:t xml:space="preserve">Le logiciel devra fonctionner </w:t>
      </w:r>
      <w:del w:id="567" w:author="EPR_Consultant07" w:date="2014-03-19T11:24:00Z">
        <w:r w:rsidRPr="00392240" w:rsidDel="00061F52">
          <w:delText xml:space="preserve">avec  </w:delText>
        </w:r>
      </w:del>
      <w:ins w:id="568" w:author="EPR_Consultant07" w:date="2014-03-19T11:24:00Z">
        <w:r w:rsidR="00061F52">
          <w:t xml:space="preserve">sous plusieurs </w:t>
        </w:r>
      </w:ins>
      <w:del w:id="569" w:author="EPR_Consultant07" w:date="2014-03-19T11:24:00Z">
        <w:r w:rsidRPr="00392240" w:rsidDel="00061F52">
          <w:delText xml:space="preserve">le </w:delText>
        </w:r>
      </w:del>
      <w:r w:rsidRPr="00392240">
        <w:t>système</w:t>
      </w:r>
      <w:ins w:id="570" w:author="EPR_Consultant07" w:date="2014-03-19T11:25:00Z">
        <w:r w:rsidR="00061F52">
          <w:t>s</w:t>
        </w:r>
      </w:ins>
      <w:r w:rsidRPr="00392240">
        <w:t xml:space="preserve"> d’exploitation </w:t>
      </w:r>
      <w:ins w:id="571" w:author="EPR_Consultant07" w:date="2014-03-19T11:25:00Z">
        <w:r w:rsidR="00061F52">
          <w:t>(</w:t>
        </w:r>
      </w:ins>
      <w:del w:id="572" w:author="EPR_Consultant07" w:date="2014-03-19T11:40:00Z">
        <w:r w:rsidRPr="00392240" w:rsidDel="008A027F">
          <w:delText>Windows,</w:delText>
        </w:r>
      </w:del>
      <w:ins w:id="573" w:author="EPR_Consultant07" w:date="2014-03-19T11:40:00Z">
        <w:r w:rsidR="008A027F" w:rsidRPr="00392240">
          <w:t>Windows,</w:t>
        </w:r>
        <w:r w:rsidR="008A027F">
          <w:t xml:space="preserve"> Linux</w:t>
        </w:r>
      </w:ins>
      <w:ins w:id="574" w:author="EPR_Consultant07" w:date="2014-03-19T11:25:00Z">
        <w:r w:rsidR="00061F52">
          <w:t>…)</w:t>
        </w:r>
      </w:ins>
    </w:p>
    <w:p w:rsidR="004752EC" w:rsidRPr="00392240" w:rsidRDefault="003A5B48" w:rsidP="003A5B48">
      <w:pPr>
        <w:pStyle w:val="Paragraphedeliste"/>
        <w:numPr>
          <w:ilvl w:val="0"/>
          <w:numId w:val="36"/>
        </w:numPr>
        <w:jc w:val="left"/>
      </w:pPr>
      <w:r w:rsidRPr="00392240">
        <w:t xml:space="preserve">Les cibles d’affichage </w:t>
      </w:r>
      <w:del w:id="575" w:author="EPR_Consultant07" w:date="2014-03-19T11:25:00Z">
        <w:r w:rsidRPr="00392240" w:rsidDel="00061F52">
          <w:delText xml:space="preserve">choisies </w:delText>
        </w:r>
      </w:del>
      <w:ins w:id="576" w:author="EPR_Consultant07" w:date="2014-03-19T11:25:00Z">
        <w:r w:rsidR="00061F52">
          <w:t>visées</w:t>
        </w:r>
        <w:r w:rsidR="00061F52" w:rsidRPr="00392240">
          <w:t xml:space="preserve"> </w:t>
        </w:r>
      </w:ins>
      <w:r w:rsidRPr="00392240">
        <w:t xml:space="preserve">sont : </w:t>
      </w:r>
      <w:del w:id="577" w:author="EPR_Consultant07" w:date="2014-03-19T11:40:00Z">
        <w:r w:rsidRPr="00392240" w:rsidDel="008A027F">
          <w:delText xml:space="preserve">Smartphone </w:delText>
        </w:r>
      </w:del>
      <w:ins w:id="578" w:author="EPR_Consultant07" w:date="2014-03-19T11:40:00Z">
        <w:r w:rsidR="008A027F" w:rsidRPr="00392240">
          <w:t>Smartphone</w:t>
        </w:r>
        <w:r w:rsidR="008A027F">
          <w:t>s</w:t>
        </w:r>
      </w:ins>
      <w:del w:id="579" w:author="EPR_Consultant07" w:date="2014-03-18T13:14:00Z">
        <w:r w:rsidRPr="00392240" w:rsidDel="00DD01D6">
          <w:delText>de type Android</w:delText>
        </w:r>
      </w:del>
      <w:r w:rsidRPr="00392240">
        <w:t>, Tablette</w:t>
      </w:r>
      <w:ins w:id="580" w:author="EPR_Consultant07" w:date="2014-03-19T11:40:00Z">
        <w:r w:rsidR="008A027F">
          <w:t>s</w:t>
        </w:r>
      </w:ins>
      <w:r w:rsidRPr="00392240">
        <w:t>, ordinateur</w:t>
      </w:r>
      <w:del w:id="581" w:author="EPR_Consultant07" w:date="2014-03-18T13:14:00Z">
        <w:r w:rsidRPr="00392240" w:rsidDel="00DD01D6">
          <w:delText xml:space="preserve">, </w:delText>
        </w:r>
      </w:del>
    </w:p>
    <w:p w:rsidR="003A5B48" w:rsidRPr="00392240" w:rsidRDefault="003A5B48" w:rsidP="00D01F60">
      <w:pPr>
        <w:pStyle w:val="Paragraphedeliste"/>
        <w:ind w:left="1065"/>
        <w:jc w:val="left"/>
      </w:pPr>
    </w:p>
    <w:p w:rsidR="00EC1C42" w:rsidRPr="00392240" w:rsidDel="00417281" w:rsidRDefault="00EC1C42" w:rsidP="00EC1C42">
      <w:pPr>
        <w:rPr>
          <w:del w:id="582" w:author="EPR_Consultant07" w:date="2014-03-19T11:49:00Z"/>
        </w:rPr>
      </w:pPr>
      <w:bookmarkStart w:id="583" w:name="_Toc382995689"/>
      <w:bookmarkEnd w:id="583"/>
    </w:p>
    <w:p w:rsidR="00EC1C42" w:rsidRPr="00392240" w:rsidRDefault="00EC1C42" w:rsidP="00EC1C42">
      <w:pPr>
        <w:pStyle w:val="Titre2"/>
      </w:pPr>
      <w:bookmarkStart w:id="584" w:name="_Toc382995690"/>
      <w:r w:rsidRPr="00392240">
        <w:t>Les contraintes :</w:t>
      </w:r>
      <w:bookmarkEnd w:id="584"/>
    </w:p>
    <w:p w:rsidR="00EC1C42" w:rsidRDefault="00EC1C42" w:rsidP="00EC1C42">
      <w:pPr>
        <w:pStyle w:val="Titre3"/>
        <w:rPr>
          <w:ins w:id="585" w:author="EPR_Consultant07" w:date="2014-03-19T12:28:00Z"/>
        </w:rPr>
      </w:pPr>
      <w:bookmarkStart w:id="586" w:name="_Toc382995691"/>
      <w:r w:rsidRPr="00392240">
        <w:t>Coût</w:t>
      </w:r>
      <w:r w:rsidR="00456D59" w:rsidRPr="00392240">
        <w:t>s</w:t>
      </w:r>
      <w:r w:rsidRPr="00392240">
        <w:t> :</w:t>
      </w:r>
      <w:bookmarkEnd w:id="586"/>
    </w:p>
    <w:p w:rsidR="005A44B7" w:rsidRPr="005A44B7" w:rsidRDefault="005A44B7" w:rsidP="005A44B7">
      <w:pPr>
        <w:rPr>
          <w:rPrChange w:id="587" w:author="EPR_Consultant07" w:date="2014-03-19T12:28:00Z">
            <w:rPr/>
          </w:rPrChange>
        </w:rPr>
        <w:pPrChange w:id="588" w:author="EPR_Consultant07" w:date="2014-03-19T12:28:00Z">
          <w:pPr>
            <w:pStyle w:val="Titre3"/>
          </w:pPr>
        </w:pPrChange>
      </w:pPr>
    </w:p>
    <w:p w:rsidR="00456D59" w:rsidRPr="00392240" w:rsidRDefault="00456D59" w:rsidP="00456D59">
      <w:r w:rsidRPr="00392240">
        <w:t xml:space="preserve">Le budget alloué à ce projet comprend </w:t>
      </w:r>
      <w:del w:id="589" w:author="EPR_Consultant07" w:date="2014-03-19T12:28:00Z">
        <w:r w:rsidRPr="00392240" w:rsidDel="005A44B7">
          <w:delText xml:space="preserve">deux </w:delText>
        </w:r>
      </w:del>
      <w:ins w:id="590" w:author="EPR_Consultant07" w:date="2014-03-19T12:28:00Z">
        <w:r w:rsidR="005A44B7">
          <w:t xml:space="preserve">plusieurs </w:t>
        </w:r>
        <w:r w:rsidR="005A44B7" w:rsidRPr="00392240">
          <w:t xml:space="preserve"> </w:t>
        </w:r>
      </w:ins>
      <w:r w:rsidRPr="00392240">
        <w:t>parties :</w:t>
      </w:r>
    </w:p>
    <w:p w:rsidR="00456D59" w:rsidRDefault="00456D59" w:rsidP="00456D59">
      <w:pPr>
        <w:pStyle w:val="Paragraphedeliste"/>
        <w:numPr>
          <w:ilvl w:val="0"/>
          <w:numId w:val="37"/>
        </w:numPr>
        <w:rPr>
          <w:ins w:id="591" w:author="EPR_Consultant07" w:date="2014-03-19T11:50:00Z"/>
        </w:rPr>
      </w:pPr>
      <w:r w:rsidRPr="00392240">
        <w:t xml:space="preserve">Une partie </w:t>
      </w:r>
      <w:ins w:id="592" w:author="EPR_Consultant07" w:date="2014-03-19T12:20:00Z">
        <w:r w:rsidR="005A44B7">
          <w:t xml:space="preserve">relative </w:t>
        </w:r>
      </w:ins>
      <w:del w:id="593" w:author="EPR_Consultant07" w:date="2014-03-19T12:22:00Z">
        <w:r w:rsidRPr="00392240" w:rsidDel="005A44B7">
          <w:delText>développement</w:delText>
        </w:r>
      </w:del>
      <w:ins w:id="594" w:author="EPR_Consultant07" w:date="2014-03-19T12:22:00Z">
        <w:r w:rsidR="005A44B7">
          <w:t>aux</w:t>
        </w:r>
      </w:ins>
      <w:ins w:id="595" w:author="EPR_Consultant07" w:date="2014-03-19T12:28:00Z">
        <w:r w:rsidR="005A44B7">
          <w:t xml:space="preserve"> dépenses liées au</w:t>
        </w:r>
      </w:ins>
      <w:ins w:id="596" w:author="EPR_Consultant07" w:date="2014-03-19T12:22:00Z">
        <w:r w:rsidR="005A44B7">
          <w:t xml:space="preserve"> développement</w:t>
        </w:r>
      </w:ins>
      <w:ins w:id="597" w:author="EPR_Consultant07" w:date="2014-03-19T12:21:00Z">
        <w:r w:rsidR="005A44B7">
          <w:t xml:space="preserve">, test et </w:t>
        </w:r>
      </w:ins>
      <w:ins w:id="598" w:author="EPR_Consultant07" w:date="2014-03-19T12:22:00Z">
        <w:r w:rsidR="005A44B7">
          <w:t>intégration</w:t>
        </w:r>
      </w:ins>
      <w:r w:rsidRPr="00392240">
        <w:t xml:space="preserve"> Software et Hardware  du projet </w:t>
      </w:r>
      <w:del w:id="599" w:author="EPR_Consultant07" w:date="2014-03-19T12:21:00Z">
        <w:r w:rsidRPr="00392240" w:rsidDel="005A44B7">
          <w:delText>qui représente</w:delText>
        </w:r>
      </w:del>
      <w:ins w:id="600" w:author="EPR_Consultant07" w:date="2014-03-19T12:21:00Z">
        <w:r w:rsidR="005A44B7">
          <w:t>(</w:t>
        </w:r>
        <w:r w:rsidR="005A44B7" w:rsidRPr="00392240">
          <w:t>représent</w:t>
        </w:r>
        <w:r w:rsidR="005A44B7">
          <w:t>ant</w:t>
        </w:r>
      </w:ins>
      <w:r w:rsidRPr="00392240">
        <w:t xml:space="preserve"> </w:t>
      </w:r>
      <w:del w:id="601" w:author="EPR_Consultant07" w:date="2014-03-19T11:25:00Z">
        <w:r w:rsidRPr="005A44B7" w:rsidDel="00061F52">
          <w:rPr>
            <w:i/>
            <w:rPrChange w:id="602" w:author="EPR_Consultant07" w:date="2014-03-19T12:29:00Z">
              <w:rPr/>
            </w:rPrChange>
          </w:rPr>
          <w:delText>90</w:delText>
        </w:r>
      </w:del>
      <w:ins w:id="603" w:author="EPR_Consultant07" w:date="2014-03-19T11:25:00Z">
        <w:r w:rsidR="00061F52" w:rsidRPr="005A44B7">
          <w:rPr>
            <w:i/>
            <w:rPrChange w:id="604" w:author="EPR_Consultant07" w:date="2014-03-19T12:29:00Z">
              <w:rPr/>
            </w:rPrChange>
          </w:rPr>
          <w:t>x</w:t>
        </w:r>
      </w:ins>
      <w:ins w:id="605" w:author="EPR_Consultant07" w:date="2014-03-19T12:21:00Z">
        <w:r w:rsidR="005A44B7">
          <w:t xml:space="preserve"> </w:t>
        </w:r>
      </w:ins>
      <w:r w:rsidRPr="00392240">
        <w:t xml:space="preserve">% du coût </w:t>
      </w:r>
      <w:del w:id="606" w:author="EPR_Consultant07" w:date="2014-03-19T12:22:00Z">
        <w:r w:rsidRPr="00392240" w:rsidDel="005A44B7">
          <w:delText>total</w:delText>
        </w:r>
      </w:del>
      <w:ins w:id="607" w:author="EPR_Consultant07" w:date="2014-03-19T12:22:00Z">
        <w:r w:rsidR="005A44B7" w:rsidRPr="00392240">
          <w:t>total</w:t>
        </w:r>
        <w:r w:rsidR="005A44B7">
          <w:t>)</w:t>
        </w:r>
      </w:ins>
      <w:del w:id="608" w:author="EPR_Consultant07" w:date="2014-03-19T12:21:00Z">
        <w:r w:rsidRPr="00392240" w:rsidDel="005A44B7">
          <w:delText>,</w:delText>
        </w:r>
      </w:del>
    </w:p>
    <w:p w:rsidR="00417281" w:rsidRPr="00392240" w:rsidRDefault="00417281" w:rsidP="00456D59">
      <w:pPr>
        <w:pStyle w:val="Paragraphedeliste"/>
        <w:numPr>
          <w:ilvl w:val="0"/>
          <w:numId w:val="37"/>
        </w:numPr>
      </w:pPr>
      <w:ins w:id="609" w:author="EPR_Consultant07" w:date="2014-03-19T11:52:00Z">
        <w:r>
          <w:t xml:space="preserve">Une partie </w:t>
        </w:r>
      </w:ins>
      <w:ins w:id="610" w:author="EPR_Consultant07" w:date="2014-03-19T12:21:00Z">
        <w:r w:rsidR="005A44B7">
          <w:t xml:space="preserve">relative </w:t>
        </w:r>
        <w:r w:rsidR="005A44B7">
          <w:t xml:space="preserve">aux </w:t>
        </w:r>
      </w:ins>
      <w:ins w:id="611" w:author="EPR_Consultant07" w:date="2014-03-19T12:22:00Z">
        <w:r w:rsidR="005A44B7">
          <w:t>dépenses</w:t>
        </w:r>
      </w:ins>
      <w:ins w:id="612" w:author="EPR_Consultant07" w:date="2014-03-19T12:21:00Z">
        <w:r w:rsidR="005A44B7">
          <w:t xml:space="preserve"> </w:t>
        </w:r>
      </w:ins>
      <w:ins w:id="613" w:author="EPR_Consultant07" w:date="2014-03-19T12:22:00Z">
        <w:r w:rsidR="005A44B7">
          <w:t>liées</w:t>
        </w:r>
      </w:ins>
      <w:ins w:id="614" w:author="EPR_Consultant07" w:date="2014-03-19T12:21:00Z">
        <w:r w:rsidR="005A44B7">
          <w:t xml:space="preserve"> </w:t>
        </w:r>
      </w:ins>
      <w:ins w:id="615" w:author="EPR_Consultant07" w:date="2014-03-19T12:22:00Z">
        <w:r w:rsidR="005A44B7">
          <w:t>à l’a</w:t>
        </w:r>
      </w:ins>
      <w:ins w:id="616" w:author="EPR_Consultant07" w:date="2014-03-19T11:52:00Z">
        <w:r>
          <w:t>chat / invest</w:t>
        </w:r>
      </w:ins>
      <w:ins w:id="617" w:author="EPR_Consultant07" w:date="2014-03-19T12:22:00Z">
        <w:r w:rsidR="005A44B7">
          <w:t xml:space="preserve">issement </w:t>
        </w:r>
      </w:ins>
      <w:ins w:id="618" w:author="EPR_Consultant07" w:date="2014-03-19T12:26:00Z">
        <w:r w:rsidR="005A44B7">
          <w:t>matériel</w:t>
        </w:r>
      </w:ins>
      <w:ins w:id="619" w:author="EPR_Consultant07" w:date="2014-03-19T12:29:00Z">
        <w:r w:rsidR="005A44B7">
          <w:t xml:space="preserve"> </w:t>
        </w:r>
        <w:r w:rsidR="005A44B7">
          <w:t>(</w:t>
        </w:r>
        <w:r w:rsidR="005A44B7" w:rsidRPr="00392240">
          <w:t>représent</w:t>
        </w:r>
        <w:r w:rsidR="005A44B7">
          <w:t>ant</w:t>
        </w:r>
        <w:r w:rsidR="005A44B7" w:rsidRPr="00392240">
          <w:t xml:space="preserve"> </w:t>
        </w:r>
        <w:r w:rsidR="005A44B7" w:rsidRPr="005A44B7">
          <w:rPr>
            <w:i/>
            <w:rPrChange w:id="620" w:author="EPR_Consultant07" w:date="2014-03-19T12:29:00Z">
              <w:rPr/>
            </w:rPrChange>
          </w:rPr>
          <w:t>100-</w:t>
        </w:r>
        <w:r w:rsidR="005A44B7" w:rsidRPr="005A44B7">
          <w:rPr>
            <w:i/>
            <w:rPrChange w:id="621" w:author="EPR_Consultant07" w:date="2014-03-19T12:29:00Z">
              <w:rPr/>
            </w:rPrChange>
          </w:rPr>
          <w:t>x</w:t>
        </w:r>
        <w:r w:rsidR="005A44B7">
          <w:t xml:space="preserve"> </w:t>
        </w:r>
        <w:r w:rsidR="005A44B7" w:rsidRPr="00392240">
          <w:t>% du coût total</w:t>
        </w:r>
        <w:r w:rsidR="005A44B7">
          <w:t>)</w:t>
        </w:r>
      </w:ins>
      <w:ins w:id="622" w:author="EPR_Consultant07" w:date="2014-03-19T12:23:00Z">
        <w:r w:rsidR="005A44B7">
          <w:t xml:space="preserve"> </w:t>
        </w:r>
      </w:ins>
      <w:ins w:id="623" w:author="EPR_Consultant07" w:date="2014-03-19T11:53:00Z">
        <w:r>
          <w:t>tels que:</w:t>
        </w:r>
      </w:ins>
    </w:p>
    <w:p w:rsidR="00456D59" w:rsidRPr="00392240" w:rsidRDefault="005A44B7" w:rsidP="00417281">
      <w:pPr>
        <w:pStyle w:val="Paragraphedeliste"/>
        <w:numPr>
          <w:ilvl w:val="1"/>
          <w:numId w:val="37"/>
        </w:numPr>
        <w:pPrChange w:id="624" w:author="EPR_Consultant07" w:date="2014-03-19T11:53:00Z">
          <w:pPr>
            <w:pStyle w:val="Paragraphedeliste"/>
            <w:numPr>
              <w:numId w:val="37"/>
            </w:numPr>
            <w:ind w:left="1065" w:hanging="360"/>
          </w:pPr>
        </w:pPrChange>
      </w:pPr>
      <w:ins w:id="625" w:author="EPR_Consultant07" w:date="2014-03-19T12:27:00Z">
        <w:r>
          <w:t>Achat d’</w:t>
        </w:r>
      </w:ins>
      <w:del w:id="626" w:author="EPR_Consultant07" w:date="2014-03-19T12:04:00Z">
        <w:r w:rsidR="00456D59" w:rsidRPr="00392240" w:rsidDel="00511D0C">
          <w:delText>Il faut prévoir</w:delText>
        </w:r>
      </w:del>
      <w:ins w:id="627" w:author="EPR_Consultant07" w:date="2014-03-19T12:24:00Z">
        <w:r>
          <w:t>un produit embarqué avec écran</w:t>
        </w:r>
      </w:ins>
      <w:ins w:id="628" w:author="EPR_Consultant07" w:date="2014-03-19T12:25:00Z">
        <w:r>
          <w:t xml:space="preserve"> et connectique requise sur lequel devra </w:t>
        </w:r>
      </w:ins>
      <w:ins w:id="629" w:author="EPR_Consultant07" w:date="2014-03-19T12:26:00Z">
        <w:r>
          <w:t>s’intégrer</w:t>
        </w:r>
      </w:ins>
      <w:ins w:id="630" w:author="EPR_Consultant07" w:date="2014-03-19T12:25:00Z">
        <w:r>
          <w:t xml:space="preserve"> le logiciel RADOME</w:t>
        </w:r>
      </w:ins>
      <w:del w:id="631" w:author="EPR_Consultant07" w:date="2014-03-19T12:04:00Z">
        <w:r w:rsidR="00456D59" w:rsidRPr="00392240" w:rsidDel="00511D0C">
          <w:delText xml:space="preserve"> </w:delText>
        </w:r>
      </w:del>
      <w:del w:id="632" w:author="EPR_Consultant07" w:date="2014-03-19T12:24:00Z">
        <w:r w:rsidR="00456D59" w:rsidRPr="00392240" w:rsidDel="005A44B7">
          <w:delText xml:space="preserve">une carte d’évaluation </w:delText>
        </w:r>
      </w:del>
      <w:del w:id="633" w:author="EPR_Consultant07" w:date="2014-03-19T12:26:00Z">
        <w:r w:rsidR="00456D59" w:rsidRPr="00392240" w:rsidDel="005A44B7">
          <w:delText>pour le développement du logiciel,</w:delText>
        </w:r>
      </w:del>
    </w:p>
    <w:p w:rsidR="00456D59" w:rsidRPr="00392240" w:rsidRDefault="00456D59" w:rsidP="00417281">
      <w:pPr>
        <w:pStyle w:val="Paragraphedeliste"/>
        <w:numPr>
          <w:ilvl w:val="1"/>
          <w:numId w:val="37"/>
        </w:numPr>
        <w:pPrChange w:id="634" w:author="EPR_Consultant07" w:date="2014-03-19T11:53:00Z">
          <w:pPr>
            <w:pStyle w:val="Paragraphedeliste"/>
            <w:numPr>
              <w:numId w:val="37"/>
            </w:numPr>
            <w:ind w:left="1065" w:hanging="360"/>
          </w:pPr>
        </w:pPrChange>
      </w:pPr>
      <w:del w:id="635" w:author="EPR_Consultant07" w:date="2014-03-19T12:27:00Z">
        <w:r w:rsidRPr="00392240" w:rsidDel="005A44B7">
          <w:delText xml:space="preserve">Prévoir </w:delText>
        </w:r>
      </w:del>
      <w:ins w:id="636" w:author="EPR_Consultant07" w:date="2014-03-19T12:27:00Z">
        <w:r w:rsidR="005A44B7">
          <w:t>Achat d’</w:t>
        </w:r>
      </w:ins>
      <w:del w:id="637" w:author="EPR_Consultant07" w:date="2014-03-19T12:27:00Z">
        <w:r w:rsidRPr="00392240" w:rsidDel="005A44B7">
          <w:delText>égalemen</w:delText>
        </w:r>
      </w:del>
      <w:ins w:id="638" w:author="EPR_Consultant07" w:date="2014-03-19T12:27:00Z">
        <w:r w:rsidR="005A44B7">
          <w:t>appareils mobiles tels que</w:t>
        </w:r>
      </w:ins>
      <w:del w:id="639" w:author="EPR_Consultant07" w:date="2014-03-19T12:27:00Z">
        <w:r w:rsidRPr="00392240" w:rsidDel="005A44B7">
          <w:delText xml:space="preserve">t une </w:delText>
        </w:r>
      </w:del>
      <w:ins w:id="640" w:author="EPR_Consultant07" w:date="2014-03-19T12:27:00Z">
        <w:r w:rsidR="005A44B7">
          <w:t xml:space="preserve"> </w:t>
        </w:r>
      </w:ins>
      <w:r w:rsidRPr="00392240">
        <w:t xml:space="preserve">tablette </w:t>
      </w:r>
      <w:del w:id="641" w:author="EPR_Consultant07" w:date="2014-03-19T12:27:00Z">
        <w:r w:rsidRPr="00392240" w:rsidDel="005A44B7">
          <w:delText xml:space="preserve">et un </w:delText>
        </w:r>
      </w:del>
      <w:ins w:id="642" w:author="EPR_Consultant07" w:date="2014-03-19T12:27:00Z">
        <w:r w:rsidR="005A44B7">
          <w:t xml:space="preserve">et </w:t>
        </w:r>
      </w:ins>
      <w:proofErr w:type="spellStart"/>
      <w:r w:rsidRPr="00392240">
        <w:t>smartphone</w:t>
      </w:r>
      <w:proofErr w:type="spellEnd"/>
      <w:r w:rsidRPr="00392240">
        <w:t xml:space="preserve"> pour les essais</w:t>
      </w:r>
      <w:del w:id="643" w:author="EPR_Consultant07" w:date="2014-03-19T12:27:00Z">
        <w:r w:rsidRPr="00392240" w:rsidDel="005A44B7">
          <w:delText>,</w:delText>
        </w:r>
      </w:del>
      <w:r w:rsidRPr="00392240">
        <w:t xml:space="preserve">    </w:t>
      </w:r>
    </w:p>
    <w:p w:rsidR="003A5B48" w:rsidRPr="00392240" w:rsidRDefault="003A5B48" w:rsidP="003A5B48"/>
    <w:p w:rsidR="00EC1C42" w:rsidRPr="00392240" w:rsidRDefault="00EC1C42" w:rsidP="00EC1C42">
      <w:pPr>
        <w:pStyle w:val="Titre3"/>
      </w:pPr>
      <w:bookmarkStart w:id="644" w:name="_Toc382995692"/>
      <w:r w:rsidRPr="00392240">
        <w:t>Délai</w:t>
      </w:r>
      <w:r w:rsidR="00456D59" w:rsidRPr="00392240">
        <w:t>s</w:t>
      </w:r>
      <w:r w:rsidRPr="00392240">
        <w:t> :</w:t>
      </w:r>
      <w:bookmarkEnd w:id="644"/>
    </w:p>
    <w:p w:rsidR="00F56141" w:rsidRPr="00392240" w:rsidRDefault="00F56141" w:rsidP="00F56141"/>
    <w:p w:rsidR="00456D59" w:rsidRPr="00392240" w:rsidRDefault="00456D59" w:rsidP="00F56141">
      <w:pPr>
        <w:ind w:firstLine="709"/>
      </w:pPr>
      <w:r w:rsidRPr="00392240">
        <w:t>Le délai de livraison projet dépendra des ressources disponibles  pour sa réalisation,  la livraison du projet se fera par plusieurs lots :</w:t>
      </w:r>
    </w:p>
    <w:p w:rsidR="00F56141" w:rsidRPr="00392240" w:rsidRDefault="00F56141" w:rsidP="00456D59"/>
    <w:p w:rsidR="00456D59" w:rsidRPr="00392240" w:rsidRDefault="00456D59" w:rsidP="00456D59">
      <w:r w:rsidRPr="00392240">
        <w:rPr>
          <w:b/>
        </w:rPr>
        <w:t>LOT 0</w:t>
      </w:r>
      <w:r w:rsidRPr="00392240">
        <w:t xml:space="preserve"> : Un premier prototype d’IHM sur PC utilisant un simulateur </w:t>
      </w:r>
      <w:ins w:id="645" w:author="EPR_Consultant07" w:date="2014-03-19T11:27:00Z">
        <w:r w:rsidR="00061F52">
          <w:t xml:space="preserve">de </w:t>
        </w:r>
      </w:ins>
      <w:r w:rsidRPr="00392240">
        <w:t>donné</w:t>
      </w:r>
      <w:ins w:id="646" w:author="EPR_Consultant07" w:date="2014-03-19T11:27:00Z">
        <w:r w:rsidR="00061F52">
          <w:t>es</w:t>
        </w:r>
      </w:ins>
      <w:r w:rsidRPr="00392240">
        <w:t xml:space="preserve"> véhicule,</w:t>
      </w:r>
    </w:p>
    <w:p w:rsidR="00456D59" w:rsidRPr="00392240" w:rsidRDefault="00456D59" w:rsidP="00456D59">
      <w:r w:rsidRPr="00392240">
        <w:rPr>
          <w:b/>
        </w:rPr>
        <w:t>LOT 1</w:t>
      </w:r>
      <w:r w:rsidRPr="00392240">
        <w:t xml:space="preserve"> : Un deuxième prototype </w:t>
      </w:r>
      <w:del w:id="647" w:author="EPR_Consultant07" w:date="2014-03-19T11:27:00Z">
        <w:r w:rsidRPr="00392240" w:rsidDel="00061F52">
          <w:delText xml:space="preserve"> </w:delText>
        </w:r>
      </w:del>
      <w:r w:rsidRPr="00392240">
        <w:t xml:space="preserve">IHM </w:t>
      </w:r>
      <w:del w:id="648" w:author="EPR_Consultant07" w:date="2014-03-19T11:30:00Z">
        <w:r w:rsidRPr="00392240" w:rsidDel="00061F52">
          <w:delText>embarqué intégrant</w:delText>
        </w:r>
      </w:del>
      <w:ins w:id="649" w:author="EPR_Consultant07" w:date="2014-03-19T11:30:00Z">
        <w:r w:rsidR="00061F52">
          <w:t xml:space="preserve">sur matériel </w:t>
        </w:r>
      </w:ins>
      <w:ins w:id="650" w:author="EPR_Consultant07" w:date="2014-03-19T11:31:00Z">
        <w:r w:rsidR="00061F52">
          <w:t>intégrant</w:t>
        </w:r>
      </w:ins>
      <w:r w:rsidRPr="00392240">
        <w:t xml:space="preserve">  un OS embarqué avec un simulateur </w:t>
      </w:r>
      <w:ins w:id="651" w:author="EPR_Consultant07" w:date="2014-03-19T11:28:00Z">
        <w:r w:rsidR="00061F52">
          <w:t xml:space="preserve">de </w:t>
        </w:r>
      </w:ins>
      <w:r w:rsidRPr="00392240">
        <w:t>donné</w:t>
      </w:r>
      <w:ins w:id="652" w:author="EPR_Consultant07" w:date="2014-03-19T11:28:00Z">
        <w:r w:rsidR="00061F52">
          <w:t>es</w:t>
        </w:r>
      </w:ins>
      <w:r w:rsidRPr="00392240">
        <w:t xml:space="preserve"> véhicule</w:t>
      </w:r>
      <w:ins w:id="653" w:author="EPR_Consultant07" w:date="2014-03-19T11:31:00Z">
        <w:r w:rsidR="00061F52">
          <w:t xml:space="preserve"> et</w:t>
        </w:r>
      </w:ins>
      <w:r w:rsidRPr="00392240">
        <w:t xml:space="preserve"> tenant compte des contraintes </w:t>
      </w:r>
      <w:del w:id="654" w:author="EPR_Consultant07" w:date="2014-03-19T11:31:00Z">
        <w:r w:rsidRPr="00392240" w:rsidDel="00061F52">
          <w:delText>temps réel</w:delText>
        </w:r>
      </w:del>
      <w:ins w:id="655" w:author="EPR_Consultant07" w:date="2014-03-19T11:31:00Z">
        <w:r w:rsidR="00061F52">
          <w:t>de performances</w:t>
        </w:r>
      </w:ins>
      <w:r w:rsidRPr="00392240">
        <w:t xml:space="preserve">, </w:t>
      </w:r>
    </w:p>
    <w:p w:rsidR="00456D59" w:rsidRPr="00392240" w:rsidRDefault="00456D59" w:rsidP="00456D59">
      <w:r w:rsidRPr="00392240">
        <w:rPr>
          <w:b/>
        </w:rPr>
        <w:t>LOT 2</w:t>
      </w:r>
      <w:r w:rsidRPr="00392240">
        <w:t> : Le troisième lot devra tenir compte de la déportation de l’IHM sur une cible de type Smartphone ou Tablette,</w:t>
      </w:r>
    </w:p>
    <w:p w:rsidR="00031EFA" w:rsidRPr="00392240" w:rsidRDefault="00EC1C42" w:rsidP="00EC1C42">
      <w:pPr>
        <w:pStyle w:val="Titre3"/>
      </w:pPr>
      <w:bookmarkStart w:id="656" w:name="_Toc382995693"/>
      <w:r w:rsidRPr="00392240">
        <w:t>Autres</w:t>
      </w:r>
      <w:r w:rsidR="00031EFA" w:rsidRPr="00392240">
        <w:t xml:space="preserve"> contraintes</w:t>
      </w:r>
      <w:r w:rsidRPr="00392240">
        <w:t xml:space="preserve"> </w:t>
      </w:r>
      <w:r w:rsidR="00031EFA" w:rsidRPr="00392240">
        <w:t>:</w:t>
      </w:r>
      <w:bookmarkEnd w:id="656"/>
    </w:p>
    <w:p w:rsidR="00EC1C42" w:rsidRPr="00392240" w:rsidRDefault="00EC1C42" w:rsidP="00EC1C42"/>
    <w:p w:rsidR="00031EFA" w:rsidRPr="00392240" w:rsidRDefault="00031EFA" w:rsidP="00031EFA">
      <w:pPr>
        <w:pStyle w:val="Paragraphedeliste"/>
        <w:numPr>
          <w:ilvl w:val="0"/>
          <w:numId w:val="36"/>
        </w:numPr>
      </w:pPr>
      <w:del w:id="657" w:author="EPR_Consultant07" w:date="2014-03-19T11:37:00Z">
        <w:r w:rsidRPr="00392240" w:rsidDel="008A027F">
          <w:delText xml:space="preserve">Une </w:delText>
        </w:r>
      </w:del>
      <w:ins w:id="658" w:author="EPR_Consultant07" w:date="2014-03-19T11:37:00Z">
        <w:r w:rsidR="008A027F">
          <w:t xml:space="preserve">La </w:t>
        </w:r>
      </w:ins>
      <w:r w:rsidRPr="00392240">
        <w:t>mise à jour de</w:t>
      </w:r>
      <w:ins w:id="659" w:author="EPR_Consultant07" w:date="2014-03-19T11:37:00Z">
        <w:r w:rsidR="008A027F">
          <w:t>s éléments graphiques de</w:t>
        </w:r>
      </w:ins>
      <w:r w:rsidRPr="00392240">
        <w:t xml:space="preserve"> l’IHM déportée </w:t>
      </w:r>
      <w:ins w:id="660" w:author="EPR_Consultant07" w:date="2014-03-19T11:38:00Z">
        <w:r w:rsidR="008A027F">
          <w:t xml:space="preserve">doit s’opérer dans un délai acceptable </w:t>
        </w:r>
      </w:ins>
      <w:ins w:id="661" w:author="EPR_Consultant07" w:date="2014-03-19T11:39:00Z">
        <w:r w:rsidR="008A027F">
          <w:t>d’un point de vue utilisateur</w:t>
        </w:r>
      </w:ins>
      <w:ins w:id="662" w:author="EPR_Consultant07" w:date="2014-03-19T11:38:00Z">
        <w:r w:rsidR="008A027F">
          <w:t xml:space="preserve"> </w:t>
        </w:r>
      </w:ins>
      <w:del w:id="663" w:author="EPR_Consultant07" w:date="2014-03-19T11:39:00Z">
        <w:r w:rsidRPr="00392240" w:rsidDel="008A027F">
          <w:delText xml:space="preserve">en temps réel </w:delText>
        </w:r>
        <w:r w:rsidRPr="00392240" w:rsidDel="008A027F">
          <w:rPr>
            <w:b/>
            <w:color w:val="FF0000"/>
          </w:rPr>
          <w:delText>TODO,</w:delText>
        </w:r>
      </w:del>
      <w:ins w:id="664" w:author="EPR_Consultant07" w:date="2014-03-19T11:39:00Z">
        <w:r w:rsidR="008A027F">
          <w:rPr>
            <w:b/>
            <w:color w:val="FF0000"/>
          </w:rPr>
          <w:t>TBD</w:t>
        </w:r>
      </w:ins>
    </w:p>
    <w:p w:rsidR="00EC1C42" w:rsidRPr="00392240" w:rsidRDefault="00EC1C42" w:rsidP="00031EFA">
      <w:pPr>
        <w:pStyle w:val="Paragraphedeliste"/>
        <w:numPr>
          <w:ilvl w:val="0"/>
          <w:numId w:val="36"/>
        </w:numPr>
      </w:pPr>
      <w:r w:rsidRPr="00392240">
        <w:t xml:space="preserve">La solution proposée doit </w:t>
      </w:r>
      <w:r w:rsidR="00F56141" w:rsidRPr="00392240">
        <w:t>s’</w:t>
      </w:r>
      <w:r w:rsidRPr="00392240">
        <w:t>interfacer avec les outils existants</w:t>
      </w:r>
      <w:del w:id="665" w:author="EPR_Consultant07" w:date="2014-03-19T11:40:00Z">
        <w:r w:rsidRPr="00392240" w:rsidDel="008A027F">
          <w:delText>,</w:delText>
        </w:r>
      </w:del>
    </w:p>
    <w:p w:rsidR="00031EFA" w:rsidRPr="00392240" w:rsidRDefault="00F56141" w:rsidP="00F56141">
      <w:pPr>
        <w:pStyle w:val="Paragraphedeliste"/>
        <w:numPr>
          <w:ilvl w:val="0"/>
          <w:numId w:val="36"/>
        </w:numPr>
      </w:pPr>
      <w:del w:id="666" w:author="EPR_Consultant07" w:date="2014-03-19T11:35:00Z">
        <w:r w:rsidRPr="00392240" w:rsidDel="008A027F">
          <w:lastRenderedPageBreak/>
          <w:delText xml:space="preserve">Faciliter l’utilisation </w:delText>
        </w:r>
      </w:del>
      <w:ins w:id="667" w:author="EPR_Consultant07" w:date="2014-03-19T11:35:00Z">
        <w:r w:rsidR="008A027F">
          <w:t>L</w:t>
        </w:r>
      </w:ins>
      <w:del w:id="668" w:author="EPR_Consultant07" w:date="2014-03-19T11:35:00Z">
        <w:r w:rsidRPr="00392240" w:rsidDel="008A027F">
          <w:delText>de l</w:delText>
        </w:r>
      </w:del>
      <w:r w:rsidRPr="00392240">
        <w:t>’IHM</w:t>
      </w:r>
      <w:ins w:id="669" w:author="EPR_Consultant07" w:date="2014-03-19T11:35:00Z">
        <w:r w:rsidR="008A027F">
          <w:t xml:space="preserve"> du projet RADOME doit </w:t>
        </w:r>
      </w:ins>
      <w:ins w:id="670" w:author="EPR_Consultant07" w:date="2014-03-19T11:36:00Z">
        <w:r w:rsidR="008A027F">
          <w:t>être</w:t>
        </w:r>
      </w:ins>
      <w:ins w:id="671" w:author="EPR_Consultant07" w:date="2014-03-19T11:37:00Z">
        <w:r w:rsidR="008A027F">
          <w:t xml:space="preserve"> pensée pour être</w:t>
        </w:r>
      </w:ins>
      <w:ins w:id="672" w:author="EPR_Consultant07" w:date="2014-03-19T11:36:00Z">
        <w:r w:rsidR="008A027F">
          <w:t xml:space="preserve"> ergonomique (lisibilité, accessibilité</w:t>
        </w:r>
      </w:ins>
      <w:r w:rsidRPr="00392240">
        <w:t>,</w:t>
      </w:r>
      <w:ins w:id="673" w:author="EPR_Consultant07" w:date="2014-03-19T11:36:00Z">
        <w:r w:rsidR="008A027F">
          <w:t xml:space="preserve"> intuitivité de l</w:t>
        </w:r>
      </w:ins>
      <w:ins w:id="674" w:author="EPR_Consultant07" w:date="2014-03-19T11:37:00Z">
        <w:r w:rsidR="008A027F">
          <w:t>’</w:t>
        </w:r>
      </w:ins>
      <w:ins w:id="675" w:author="EPR_Consultant07" w:date="2014-03-19T11:36:00Z">
        <w:r w:rsidR="008A027F">
          <w:t>utilisation</w:t>
        </w:r>
      </w:ins>
      <w:r w:rsidR="00971207" w:rsidRPr="00392240">
        <w:t xml:space="preserve"> </w:t>
      </w:r>
    </w:p>
    <w:p w:rsidR="00FB2D69" w:rsidRDefault="00FB2D69" w:rsidP="00FB2D69">
      <w:pPr>
        <w:rPr>
          <w:ins w:id="676" w:author="EPR_Consultant07" w:date="2014-03-19T12:34:00Z"/>
        </w:rPr>
      </w:pPr>
    </w:p>
    <w:p w:rsidR="001C5BAB" w:rsidRDefault="001C5BAB" w:rsidP="00FB2D69">
      <w:pPr>
        <w:rPr>
          <w:ins w:id="677" w:author="EPR_Consultant07" w:date="2014-03-19T12:34:00Z"/>
        </w:rPr>
      </w:pPr>
    </w:p>
    <w:p w:rsidR="001C5BAB" w:rsidRPr="00392240" w:rsidRDefault="001C5BAB" w:rsidP="00FB2D69"/>
    <w:p w:rsidR="00FB2D69" w:rsidRPr="00392240" w:rsidRDefault="00FB2D69" w:rsidP="00FB2D69">
      <w:pPr>
        <w:pStyle w:val="Titre2"/>
      </w:pPr>
      <w:bookmarkStart w:id="678" w:name="_Toc382995694"/>
      <w:r w:rsidRPr="00392240">
        <w:t>Environnement :</w:t>
      </w:r>
      <w:bookmarkEnd w:id="678"/>
    </w:p>
    <w:p w:rsidR="00FB2D69" w:rsidRPr="00392240" w:rsidRDefault="00FB2D69" w:rsidP="00FB2D69">
      <w:r w:rsidRPr="00392240">
        <w:t>Le futur produit est destiné à être exploité sous plusieurs environnements :</w:t>
      </w:r>
    </w:p>
    <w:p w:rsidR="00971207" w:rsidRPr="00392240" w:rsidRDefault="00971207" w:rsidP="00FB2D69"/>
    <w:p w:rsidR="00971207" w:rsidRPr="00392240" w:rsidRDefault="00971207" w:rsidP="00971207">
      <w:pPr>
        <w:pStyle w:val="Paragraphedeliste"/>
        <w:numPr>
          <w:ilvl w:val="0"/>
          <w:numId w:val="40"/>
        </w:numPr>
      </w:pPr>
      <w:r w:rsidRPr="00392240">
        <w:t>L’utilisation principale de l’application est sous un e</w:t>
      </w:r>
      <w:r w:rsidR="00FB2D69" w:rsidRPr="00392240">
        <w:t>nvironnement</w:t>
      </w:r>
      <w:r w:rsidRPr="00392240">
        <w:t xml:space="preserve"> embarqué avec un OS temps réel qui ordonnancera les différentes tâches, </w:t>
      </w:r>
    </w:p>
    <w:p w:rsidR="00971207" w:rsidRPr="00392240" w:rsidRDefault="00971207" w:rsidP="00971207">
      <w:pPr>
        <w:pStyle w:val="Paragraphedeliste"/>
        <w:numPr>
          <w:ilvl w:val="0"/>
          <w:numId w:val="40"/>
        </w:numPr>
      </w:pPr>
      <w:r w:rsidRPr="00392240">
        <w:t>La deuxième utilisation offrira un accès à distance à l’application via un environnement Windows, un environnement MAC</w:t>
      </w:r>
      <w:ins w:id="679" w:author="EPR_Consultant07" w:date="2014-03-19T11:33:00Z">
        <w:r w:rsidR="00061F52">
          <w:t xml:space="preserve"> OS</w:t>
        </w:r>
      </w:ins>
      <w:r w:rsidRPr="00392240">
        <w:t xml:space="preserve"> ou bien via un </w:t>
      </w:r>
      <w:del w:id="680" w:author="EPR_Consultant07" w:date="2014-03-19T12:34:00Z">
        <w:r w:rsidRPr="00392240" w:rsidDel="001C5BAB">
          <w:delText>smartphone</w:delText>
        </w:r>
      </w:del>
      <w:ins w:id="681" w:author="EPR_Consultant07" w:date="2014-03-19T12:34:00Z">
        <w:r w:rsidR="001C5BAB" w:rsidRPr="00392240">
          <w:t>Smartphone</w:t>
        </w:r>
      </w:ins>
      <w:r w:rsidRPr="00392240">
        <w:t xml:space="preserve"> ou tablette, </w:t>
      </w:r>
    </w:p>
    <w:p w:rsidR="00971207" w:rsidRPr="00392240" w:rsidRDefault="00971207" w:rsidP="00971207">
      <w:pPr>
        <w:pStyle w:val="Paragraphedeliste"/>
        <w:numPr>
          <w:ilvl w:val="0"/>
          <w:numId w:val="40"/>
        </w:numPr>
      </w:pPr>
      <w:r w:rsidRPr="00392240">
        <w:t>Systèmes d’exploitation :</w:t>
      </w:r>
      <w:r w:rsidR="00D11477" w:rsidRPr="00392240">
        <w:t xml:space="preserve"> </w:t>
      </w:r>
      <w:r w:rsidRPr="00392240">
        <w:t>Windows, MAC</w:t>
      </w:r>
      <w:ins w:id="682" w:author="EPR_Consultant07" w:date="2014-03-19T11:33:00Z">
        <w:r w:rsidR="00061F52">
          <w:t xml:space="preserve"> OS</w:t>
        </w:r>
      </w:ins>
      <w:r w:rsidRPr="00392240">
        <w:t>, OS embarqué,</w:t>
      </w:r>
      <w:ins w:id="683" w:author="EPR_Consultant07" w:date="2014-03-19T11:32:00Z">
        <w:r w:rsidR="00061F52">
          <w:t xml:space="preserve"> </w:t>
        </w:r>
        <w:proofErr w:type="spellStart"/>
        <w:r w:rsidR="00061F52">
          <w:t>Android</w:t>
        </w:r>
      </w:ins>
      <w:proofErr w:type="spellEnd"/>
      <w:ins w:id="684" w:author="EPR_Consultant07" w:date="2014-03-19T11:33:00Z">
        <w:r w:rsidR="00061F52">
          <w:t xml:space="preserve"> (</w:t>
        </w:r>
      </w:ins>
      <w:ins w:id="685" w:author="EPR_Consultant07" w:date="2014-03-19T12:30:00Z">
        <w:r w:rsidR="005A44B7">
          <w:t xml:space="preserve">la solution se veut la plus </w:t>
        </w:r>
      </w:ins>
      <w:ins w:id="686" w:author="EPR_Consultant07" w:date="2014-03-19T12:34:00Z">
        <w:r w:rsidR="001C5BAB">
          <w:t>indépendante</w:t>
        </w:r>
      </w:ins>
      <w:ins w:id="687" w:author="EPR_Consultant07" w:date="2014-03-19T12:31:00Z">
        <w:r w:rsidR="00E65BCC">
          <w:t>)</w:t>
        </w:r>
      </w:ins>
    </w:p>
    <w:p w:rsidR="00D11477" w:rsidRPr="00392240" w:rsidRDefault="00D11477" w:rsidP="00D11477">
      <w:pPr>
        <w:pStyle w:val="Paragraphedeliste"/>
        <w:numPr>
          <w:ilvl w:val="0"/>
          <w:numId w:val="40"/>
        </w:numPr>
      </w:pPr>
      <w:r w:rsidRPr="00392240">
        <w:t xml:space="preserve">Outils nécessaires : Ecran embarqué, Tablette, Smartphone,  </w:t>
      </w:r>
    </w:p>
    <w:p w:rsidR="00B57930" w:rsidRPr="00392240" w:rsidRDefault="00971207" w:rsidP="00D11477">
      <w:pPr>
        <w:pStyle w:val="Paragraphedeliste"/>
      </w:pPr>
      <w:r w:rsidRPr="00392240">
        <w:t xml:space="preserve"> </w:t>
      </w:r>
    </w:p>
    <w:p w:rsidR="00031EFA" w:rsidRPr="00392240" w:rsidRDefault="00EC1C42" w:rsidP="00EC1C42">
      <w:pPr>
        <w:pStyle w:val="Titre2"/>
      </w:pPr>
      <w:bookmarkStart w:id="688" w:name="_Toc382995695"/>
      <w:r w:rsidRPr="00392240">
        <w:t>Déroulement du projet :</w:t>
      </w:r>
      <w:bookmarkEnd w:id="688"/>
    </w:p>
    <w:p w:rsidR="00EC1C42" w:rsidRPr="00392240" w:rsidRDefault="00EC1C42" w:rsidP="00EC1C42">
      <w:pPr>
        <w:pStyle w:val="Titre3"/>
      </w:pPr>
      <w:bookmarkStart w:id="689" w:name="_Toc382995696"/>
      <w:r w:rsidRPr="00392240">
        <w:t>Planification :</w:t>
      </w:r>
      <w:bookmarkEnd w:id="689"/>
    </w:p>
    <w:p w:rsidR="00F56141" w:rsidRPr="00392240" w:rsidRDefault="00F56141" w:rsidP="00F56141">
      <w:r w:rsidRPr="00392240">
        <w:t xml:space="preserve">Les trois jalons de livraison restent à définir. </w:t>
      </w:r>
    </w:p>
    <w:p w:rsidR="00B57930" w:rsidRPr="00392240" w:rsidRDefault="00B57930" w:rsidP="00456D59"/>
    <w:p w:rsidR="00EC1C42" w:rsidRPr="00392240" w:rsidRDefault="00EC1C42" w:rsidP="00EC1C42">
      <w:pPr>
        <w:pStyle w:val="Titre3"/>
      </w:pPr>
      <w:bookmarkStart w:id="690" w:name="_Toc382995697"/>
      <w:r w:rsidRPr="00392240">
        <w:t>Plan d’assurance qualité :</w:t>
      </w:r>
      <w:bookmarkEnd w:id="690"/>
    </w:p>
    <w:p w:rsidR="00F56141" w:rsidRPr="00392240" w:rsidRDefault="00F56141" w:rsidP="00F56141"/>
    <w:p w:rsidR="00F56141" w:rsidRPr="00392240" w:rsidRDefault="00F56141" w:rsidP="00B57930">
      <w:pPr>
        <w:ind w:firstLine="709"/>
      </w:pPr>
      <w:r w:rsidRPr="00392240">
        <w:t>Le plan d’assurance qualité sera mis en place par l’équipe qualité logiciel.</w:t>
      </w:r>
    </w:p>
    <w:p w:rsidR="00F56141" w:rsidRPr="00392240" w:rsidRDefault="00F56141" w:rsidP="00F56141">
      <w:r w:rsidRPr="00392240">
        <w:t>Il faut prévoir une relecture de chaque document avant sa livraison.</w:t>
      </w:r>
    </w:p>
    <w:p w:rsidR="00EB2A11" w:rsidRPr="00392240" w:rsidRDefault="00EB2A11" w:rsidP="00F56141"/>
    <w:p w:rsidR="00EB2A11" w:rsidRPr="00392240" w:rsidRDefault="00EB2A11" w:rsidP="00F56141"/>
    <w:p w:rsidR="00EC1C42" w:rsidRPr="00392240" w:rsidRDefault="00EC1C42" w:rsidP="00EC1C42">
      <w:pPr>
        <w:pStyle w:val="Titre3"/>
      </w:pPr>
      <w:bookmarkStart w:id="691" w:name="_Toc382995698"/>
      <w:r w:rsidRPr="00392240">
        <w:t>Documentation</w:t>
      </w:r>
      <w:r w:rsidR="00F56141" w:rsidRPr="00392240">
        <w:t> :</w:t>
      </w:r>
      <w:bookmarkEnd w:id="691"/>
    </w:p>
    <w:p w:rsidR="00B57930" w:rsidRPr="00392240" w:rsidRDefault="00B57930" w:rsidP="00B5793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69"/>
        <w:gridCol w:w="2551"/>
        <w:gridCol w:w="1559"/>
        <w:gridCol w:w="2517"/>
      </w:tblGrid>
      <w:tr w:rsidR="00275146" w:rsidRPr="00392240" w:rsidTr="00275146">
        <w:trPr>
          <w:trHeight w:val="360"/>
        </w:trPr>
        <w:tc>
          <w:tcPr>
            <w:tcW w:w="3369" w:type="dxa"/>
          </w:tcPr>
          <w:p w:rsidR="00275146" w:rsidRPr="00392240" w:rsidRDefault="00275146" w:rsidP="00F56141">
            <w:r w:rsidRPr="00392240">
              <w:t>Nom du document</w:t>
            </w:r>
          </w:p>
        </w:tc>
        <w:tc>
          <w:tcPr>
            <w:tcW w:w="2551" w:type="dxa"/>
          </w:tcPr>
          <w:p w:rsidR="00275146" w:rsidRPr="00392240" w:rsidRDefault="00275146" w:rsidP="00F56141">
            <w:r w:rsidRPr="00392240">
              <w:t>Description</w:t>
            </w:r>
          </w:p>
        </w:tc>
        <w:tc>
          <w:tcPr>
            <w:tcW w:w="1559" w:type="dxa"/>
          </w:tcPr>
          <w:p w:rsidR="00275146" w:rsidRPr="00392240" w:rsidRDefault="00275146" w:rsidP="00F56141">
            <w:r w:rsidRPr="00392240">
              <w:t>Version</w:t>
            </w:r>
          </w:p>
        </w:tc>
        <w:tc>
          <w:tcPr>
            <w:tcW w:w="2517" w:type="dxa"/>
          </w:tcPr>
          <w:p w:rsidR="00275146" w:rsidRPr="00392240" w:rsidRDefault="00275146" w:rsidP="00F56141">
            <w:r w:rsidRPr="00392240">
              <w:t>Rédacteur</w:t>
            </w:r>
          </w:p>
        </w:tc>
      </w:tr>
      <w:tr w:rsidR="00275146" w:rsidRPr="00392240" w:rsidTr="00275146">
        <w:trPr>
          <w:trHeight w:val="390"/>
        </w:trPr>
        <w:tc>
          <w:tcPr>
            <w:tcW w:w="3369" w:type="dxa"/>
          </w:tcPr>
          <w:p w:rsidR="00275146" w:rsidRPr="00392240" w:rsidRDefault="00275146" w:rsidP="00275146">
            <w:pPr>
              <w:jc w:val="left"/>
            </w:pPr>
            <w:proofErr w:type="spellStart"/>
            <w:r w:rsidRPr="00392240">
              <w:t>CdCF</w:t>
            </w:r>
            <w:proofErr w:type="spellEnd"/>
            <w:r w:rsidRPr="00392240">
              <w:t xml:space="preserve"> (Cahier Des charges Fonctionne)</w:t>
            </w:r>
          </w:p>
        </w:tc>
        <w:tc>
          <w:tcPr>
            <w:tcW w:w="2551" w:type="dxa"/>
          </w:tcPr>
          <w:p w:rsidR="00275146" w:rsidRPr="00392240" w:rsidRDefault="00275146" w:rsidP="00275146">
            <w:pPr>
              <w:jc w:val="left"/>
            </w:pPr>
            <w:r w:rsidRPr="00392240">
              <w:t>Cahier des charges fonctionnel</w:t>
            </w:r>
          </w:p>
        </w:tc>
        <w:tc>
          <w:tcPr>
            <w:tcW w:w="1559" w:type="dxa"/>
          </w:tcPr>
          <w:p w:rsidR="00275146" w:rsidRPr="00392240" w:rsidRDefault="00275146" w:rsidP="00F56141">
            <w:r w:rsidRPr="00392240">
              <w:t>1.0</w:t>
            </w:r>
          </w:p>
        </w:tc>
        <w:tc>
          <w:tcPr>
            <w:tcW w:w="2517" w:type="dxa"/>
          </w:tcPr>
          <w:p w:rsidR="00275146" w:rsidRPr="00392240" w:rsidRDefault="00275146" w:rsidP="00F56141">
            <w:r w:rsidRPr="00392240">
              <w:t>AZIZ RMINECHE</w:t>
            </w:r>
          </w:p>
        </w:tc>
      </w:tr>
      <w:tr w:rsidR="00275146" w:rsidRPr="00392240" w:rsidTr="00275146">
        <w:trPr>
          <w:trHeight w:val="360"/>
        </w:trPr>
        <w:tc>
          <w:tcPr>
            <w:tcW w:w="3369" w:type="dxa"/>
          </w:tcPr>
          <w:p w:rsidR="00275146" w:rsidRPr="00392240" w:rsidRDefault="00275146" w:rsidP="001C5BAB">
            <w:pPr>
              <w:jc w:val="left"/>
              <w:pPrChange w:id="692" w:author="EPR_Consultant07" w:date="2014-03-19T12:34:00Z">
                <w:pPr>
                  <w:jc w:val="left"/>
                </w:pPr>
              </w:pPrChange>
            </w:pPr>
            <w:r w:rsidRPr="00392240">
              <w:t>SRS (Softw</w:t>
            </w:r>
            <w:r w:rsidR="00CE70D8">
              <w:t xml:space="preserve">are </w:t>
            </w:r>
            <w:proofErr w:type="spellStart"/>
            <w:r w:rsidR="00CE70D8">
              <w:t>Requirements</w:t>
            </w:r>
            <w:proofErr w:type="spellEnd"/>
            <w:r w:rsidR="00CE70D8">
              <w:t xml:space="preserve"> </w:t>
            </w:r>
            <w:del w:id="693" w:author="EPR_Consultant07" w:date="2014-03-19T12:34:00Z">
              <w:r w:rsidR="00CE70D8" w:rsidDel="001C5BAB">
                <w:delText>Specification</w:delText>
              </w:r>
            </w:del>
            <w:proofErr w:type="spellStart"/>
            <w:proofErr w:type="gramStart"/>
            <w:ins w:id="694" w:author="EPR_Consultant07" w:date="2014-03-19T12:34:00Z">
              <w:r w:rsidR="001C5BAB">
                <w:t>Specifications</w:t>
              </w:r>
            </w:ins>
            <w:proofErr w:type="spellEnd"/>
            <w:r w:rsidR="00CE70D8">
              <w:t xml:space="preserve"> </w:t>
            </w:r>
            <w:r w:rsidRPr="00392240">
              <w:t>)</w:t>
            </w:r>
            <w:proofErr w:type="gramEnd"/>
          </w:p>
        </w:tc>
        <w:tc>
          <w:tcPr>
            <w:tcW w:w="2551" w:type="dxa"/>
          </w:tcPr>
          <w:p w:rsidR="00275146" w:rsidRPr="00392240" w:rsidRDefault="00275146" w:rsidP="00275146">
            <w:pPr>
              <w:jc w:val="left"/>
            </w:pPr>
            <w:r w:rsidRPr="00392240">
              <w:t>Document de spécification logiciel</w:t>
            </w:r>
          </w:p>
        </w:tc>
        <w:tc>
          <w:tcPr>
            <w:tcW w:w="1559" w:type="dxa"/>
          </w:tcPr>
          <w:p w:rsidR="00275146" w:rsidRPr="00392240" w:rsidRDefault="00275146" w:rsidP="00F56141">
            <w:r w:rsidRPr="00392240">
              <w:t>1.0</w:t>
            </w:r>
          </w:p>
        </w:tc>
        <w:tc>
          <w:tcPr>
            <w:tcW w:w="2517" w:type="dxa"/>
          </w:tcPr>
          <w:p w:rsidR="00275146" w:rsidRPr="00392240" w:rsidRDefault="00275146" w:rsidP="00F56141"/>
        </w:tc>
      </w:tr>
      <w:tr w:rsidR="00275146" w:rsidRPr="00392240" w:rsidTr="00275146">
        <w:trPr>
          <w:trHeight w:val="390"/>
        </w:trPr>
        <w:tc>
          <w:tcPr>
            <w:tcW w:w="3369" w:type="dxa"/>
          </w:tcPr>
          <w:p w:rsidR="00275146" w:rsidRPr="00392240" w:rsidRDefault="00275146" w:rsidP="00275146">
            <w:pPr>
              <w:jc w:val="left"/>
            </w:pPr>
            <w:r w:rsidRPr="00392240">
              <w:t>SDD (Software Design Description</w:t>
            </w:r>
          </w:p>
        </w:tc>
        <w:tc>
          <w:tcPr>
            <w:tcW w:w="2551" w:type="dxa"/>
          </w:tcPr>
          <w:p w:rsidR="00275146" w:rsidRPr="00392240" w:rsidRDefault="00275146" w:rsidP="00275146">
            <w:pPr>
              <w:jc w:val="left"/>
            </w:pPr>
            <w:r w:rsidRPr="00392240">
              <w:t>Document de conception logiciel</w:t>
            </w:r>
          </w:p>
        </w:tc>
        <w:tc>
          <w:tcPr>
            <w:tcW w:w="1559" w:type="dxa"/>
          </w:tcPr>
          <w:p w:rsidR="00275146" w:rsidRPr="00392240" w:rsidRDefault="00275146" w:rsidP="00F56141">
            <w:bookmarkStart w:id="695" w:name="_GoBack"/>
            <w:bookmarkEnd w:id="695"/>
            <w:r w:rsidRPr="00392240">
              <w:t>1.0</w:t>
            </w:r>
          </w:p>
        </w:tc>
        <w:tc>
          <w:tcPr>
            <w:tcW w:w="2517" w:type="dxa"/>
          </w:tcPr>
          <w:p w:rsidR="00275146" w:rsidRPr="00392240" w:rsidRDefault="00275146" w:rsidP="00F56141"/>
        </w:tc>
      </w:tr>
      <w:tr w:rsidR="00275146" w:rsidRPr="00392240" w:rsidTr="00275146">
        <w:trPr>
          <w:trHeight w:val="390"/>
        </w:trPr>
        <w:tc>
          <w:tcPr>
            <w:tcW w:w="3369" w:type="dxa"/>
          </w:tcPr>
          <w:p w:rsidR="00275146" w:rsidRPr="00392240" w:rsidRDefault="00275146" w:rsidP="00275146">
            <w:pPr>
              <w:jc w:val="left"/>
            </w:pPr>
            <w:r w:rsidRPr="00392240">
              <w:t xml:space="preserve">SVP (Software </w:t>
            </w:r>
            <w:proofErr w:type="spellStart"/>
            <w:r w:rsidRPr="00392240">
              <w:t>Verification</w:t>
            </w:r>
            <w:proofErr w:type="spellEnd"/>
            <w:r w:rsidRPr="00392240">
              <w:t xml:space="preserve"> Plan) </w:t>
            </w:r>
          </w:p>
        </w:tc>
        <w:tc>
          <w:tcPr>
            <w:tcW w:w="2551" w:type="dxa"/>
          </w:tcPr>
          <w:p w:rsidR="00275146" w:rsidRPr="00392240" w:rsidRDefault="00275146" w:rsidP="00275146">
            <w:pPr>
              <w:jc w:val="left"/>
            </w:pPr>
            <w:r w:rsidRPr="00392240">
              <w:t>Document de validation logiciel</w:t>
            </w:r>
          </w:p>
        </w:tc>
        <w:tc>
          <w:tcPr>
            <w:tcW w:w="1559" w:type="dxa"/>
          </w:tcPr>
          <w:p w:rsidR="00275146" w:rsidRPr="00392240" w:rsidRDefault="00275146" w:rsidP="00F56141">
            <w:r w:rsidRPr="00392240">
              <w:t>1.0</w:t>
            </w:r>
          </w:p>
        </w:tc>
        <w:tc>
          <w:tcPr>
            <w:tcW w:w="2517" w:type="dxa"/>
          </w:tcPr>
          <w:p w:rsidR="00275146" w:rsidRPr="00392240" w:rsidRDefault="00275146" w:rsidP="00F56141"/>
        </w:tc>
      </w:tr>
    </w:tbl>
    <w:p w:rsidR="00F56141" w:rsidRPr="00392240" w:rsidRDefault="00F56141" w:rsidP="00F56141"/>
    <w:p w:rsidR="00EC1C42" w:rsidRPr="00392240" w:rsidRDefault="00EC1C42" w:rsidP="00EC1C42">
      <w:pPr>
        <w:pStyle w:val="Titre2"/>
      </w:pPr>
      <w:bookmarkStart w:id="696" w:name="_Toc382995699"/>
      <w:r w:rsidRPr="00392240">
        <w:t>Responsabilités :</w:t>
      </w:r>
      <w:bookmarkEnd w:id="696"/>
    </w:p>
    <w:p w:rsidR="005A7EBD" w:rsidRPr="00392240" w:rsidRDefault="005A7EBD" w:rsidP="00687DD3">
      <w:pPr>
        <w:pStyle w:val="Titre3"/>
      </w:pPr>
      <w:bookmarkStart w:id="697" w:name="_Toc382995700"/>
      <w:r w:rsidRPr="00392240">
        <w:t>Maitrise d’ouvrage :</w:t>
      </w:r>
      <w:bookmarkEnd w:id="697"/>
    </w:p>
    <w:p w:rsidR="00146D3E" w:rsidRPr="00392240" w:rsidRDefault="00146D3E" w:rsidP="00146D3E"/>
    <w:p w:rsidR="00146D3E" w:rsidRPr="00392240" w:rsidRDefault="00146D3E" w:rsidP="00146D3E">
      <w:r w:rsidRPr="00392240">
        <w:t xml:space="preserve">L’équipe participante au  projet RADOME : </w:t>
      </w:r>
    </w:p>
    <w:p w:rsidR="00146D3E" w:rsidRPr="00392240" w:rsidRDefault="00146D3E" w:rsidP="00146D3E"/>
    <w:tbl>
      <w:tblPr>
        <w:tblStyle w:val="Grilledutableau"/>
        <w:tblW w:w="10007" w:type="dxa"/>
        <w:tblLook w:val="01E0" w:firstRow="1" w:lastRow="1" w:firstColumn="1" w:lastColumn="1" w:noHBand="0" w:noVBand="0"/>
      </w:tblPr>
      <w:tblGrid>
        <w:gridCol w:w="3195"/>
        <w:gridCol w:w="6812"/>
      </w:tblGrid>
      <w:tr w:rsidR="00146D3E" w:rsidRPr="00392240" w:rsidTr="00146D3E">
        <w:trPr>
          <w:trHeight w:val="404"/>
        </w:trPr>
        <w:tc>
          <w:tcPr>
            <w:tcW w:w="3195" w:type="dxa"/>
            <w:shd w:val="clear" w:color="auto" w:fill="000080"/>
          </w:tcPr>
          <w:p w:rsidR="00146D3E" w:rsidRPr="00392240" w:rsidRDefault="00146D3E" w:rsidP="007F6C89">
            <w:pPr>
              <w:rPr>
                <w:color w:val="FFFFFF"/>
              </w:rPr>
            </w:pPr>
            <w:r w:rsidRPr="00392240">
              <w:rPr>
                <w:color w:val="FFFFFF"/>
              </w:rPr>
              <w:lastRenderedPageBreak/>
              <w:t>Participants</w:t>
            </w:r>
          </w:p>
        </w:tc>
        <w:tc>
          <w:tcPr>
            <w:tcW w:w="6812" w:type="dxa"/>
            <w:shd w:val="clear" w:color="auto" w:fill="000080"/>
          </w:tcPr>
          <w:p w:rsidR="00146D3E" w:rsidRPr="00392240" w:rsidRDefault="00146D3E" w:rsidP="007F6C89">
            <w:pPr>
              <w:rPr>
                <w:color w:val="FFFFFF"/>
              </w:rPr>
            </w:pPr>
            <w:r w:rsidRPr="00392240">
              <w:rPr>
                <w:color w:val="FFFFFF"/>
              </w:rPr>
              <w:t>Poste et/ou Fonction</w:t>
            </w:r>
          </w:p>
        </w:tc>
      </w:tr>
      <w:tr w:rsidR="00146D3E" w:rsidRPr="00392240" w:rsidTr="00146D3E">
        <w:trPr>
          <w:trHeight w:val="373"/>
        </w:trPr>
        <w:tc>
          <w:tcPr>
            <w:tcW w:w="3195" w:type="dxa"/>
          </w:tcPr>
          <w:p w:rsidR="00146D3E" w:rsidRPr="00392240" w:rsidRDefault="00146D3E" w:rsidP="007F6C89">
            <w:r w:rsidRPr="00392240">
              <w:t>Guillaume BONNEFOY</w:t>
            </w:r>
          </w:p>
        </w:tc>
        <w:tc>
          <w:tcPr>
            <w:tcW w:w="6812" w:type="dxa"/>
          </w:tcPr>
          <w:p w:rsidR="00146D3E" w:rsidRPr="00392240" w:rsidRDefault="00146D3E" w:rsidP="007F6C89">
            <w:r w:rsidRPr="00392240">
              <w:t>Directeur Technique</w:t>
            </w:r>
          </w:p>
        </w:tc>
      </w:tr>
      <w:tr w:rsidR="00146D3E" w:rsidRPr="00392240" w:rsidTr="00146D3E">
        <w:trPr>
          <w:trHeight w:val="404"/>
        </w:trPr>
        <w:tc>
          <w:tcPr>
            <w:tcW w:w="3195" w:type="dxa"/>
          </w:tcPr>
          <w:p w:rsidR="00146D3E" w:rsidRPr="00392240" w:rsidRDefault="00146D3E" w:rsidP="007F6C89">
            <w:r w:rsidRPr="00392240">
              <w:t>Gautier DUVAL</w:t>
            </w:r>
          </w:p>
        </w:tc>
        <w:tc>
          <w:tcPr>
            <w:tcW w:w="6812" w:type="dxa"/>
          </w:tcPr>
          <w:p w:rsidR="00146D3E" w:rsidRPr="00392240" w:rsidRDefault="00146D3E" w:rsidP="007F6C89">
            <w:r w:rsidRPr="00392240">
              <w:t>Pilote projet</w:t>
            </w:r>
          </w:p>
        </w:tc>
      </w:tr>
      <w:tr w:rsidR="00146D3E" w:rsidRPr="00392240" w:rsidTr="00146D3E">
        <w:trPr>
          <w:trHeight w:val="373"/>
        </w:trPr>
        <w:tc>
          <w:tcPr>
            <w:tcW w:w="3195" w:type="dxa"/>
          </w:tcPr>
          <w:p w:rsidR="00146D3E" w:rsidRPr="00392240" w:rsidRDefault="00146D3E" w:rsidP="007F6C89">
            <w:r w:rsidRPr="00392240">
              <w:t>Aziz RMINECHE</w:t>
            </w:r>
          </w:p>
        </w:tc>
        <w:tc>
          <w:tcPr>
            <w:tcW w:w="6812" w:type="dxa"/>
          </w:tcPr>
          <w:p w:rsidR="00146D3E" w:rsidRPr="00392240" w:rsidRDefault="00146D3E" w:rsidP="007F6C89">
            <w:r w:rsidRPr="00392240">
              <w:t>Ingénieur développement et validation logiciel</w:t>
            </w:r>
          </w:p>
        </w:tc>
      </w:tr>
      <w:tr w:rsidR="00146D3E" w:rsidRPr="00392240" w:rsidDel="00061F52" w:rsidTr="00146D3E">
        <w:trPr>
          <w:trHeight w:val="404"/>
          <w:del w:id="698" w:author="EPR_Consultant07" w:date="2014-03-19T11:33:00Z"/>
        </w:trPr>
        <w:tc>
          <w:tcPr>
            <w:tcW w:w="3195" w:type="dxa"/>
          </w:tcPr>
          <w:p w:rsidR="00146D3E" w:rsidRPr="00392240" w:rsidDel="00061F52" w:rsidRDefault="00146D3E" w:rsidP="007F6C89">
            <w:pPr>
              <w:rPr>
                <w:del w:id="699" w:author="EPR_Consultant07" w:date="2014-03-19T11:33:00Z"/>
              </w:rPr>
            </w:pPr>
            <w:del w:id="700" w:author="EPR_Consultant07" w:date="2014-03-19T11:33:00Z">
              <w:r w:rsidRPr="00392240" w:rsidDel="00061F52">
                <w:delText>Guillaume ADER</w:delText>
              </w:r>
            </w:del>
          </w:p>
        </w:tc>
        <w:tc>
          <w:tcPr>
            <w:tcW w:w="6812" w:type="dxa"/>
          </w:tcPr>
          <w:p w:rsidR="00146D3E" w:rsidRPr="00392240" w:rsidDel="00061F52" w:rsidRDefault="00146D3E" w:rsidP="007F6C89">
            <w:pPr>
              <w:rPr>
                <w:del w:id="701" w:author="EPR_Consultant07" w:date="2014-03-19T11:33:00Z"/>
              </w:rPr>
            </w:pPr>
            <w:del w:id="702" w:author="EPR_Consultant07" w:date="2014-03-19T11:33:00Z">
              <w:r w:rsidRPr="00392240" w:rsidDel="00061F52">
                <w:delText>Ingénieur développement et validation logiciel</w:delText>
              </w:r>
            </w:del>
          </w:p>
        </w:tc>
      </w:tr>
    </w:tbl>
    <w:p w:rsidR="00031EFA" w:rsidRPr="00392240" w:rsidRDefault="00031EFA" w:rsidP="00031EFA"/>
    <w:p w:rsidR="007F66AC" w:rsidRPr="00392240" w:rsidRDefault="00343F87" w:rsidP="00343F87">
      <w:pPr>
        <w:pStyle w:val="Titre1"/>
      </w:pPr>
      <w:bookmarkStart w:id="703" w:name="_Toc382995701"/>
      <w:r w:rsidRPr="00392240">
        <w:t>Acronymes:</w:t>
      </w:r>
      <w:bookmarkEnd w:id="70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81"/>
        <w:gridCol w:w="4782"/>
      </w:tblGrid>
      <w:tr w:rsidR="00343F87" w:rsidRPr="00392240" w:rsidTr="00343F87">
        <w:trPr>
          <w:trHeight w:val="446"/>
        </w:trPr>
        <w:tc>
          <w:tcPr>
            <w:tcW w:w="4781" w:type="dxa"/>
          </w:tcPr>
          <w:p w:rsidR="00343F87" w:rsidRPr="00392240" w:rsidRDefault="00343F87" w:rsidP="00343F87">
            <w:r w:rsidRPr="00392240">
              <w:t>Acronyme</w:t>
            </w:r>
          </w:p>
        </w:tc>
        <w:tc>
          <w:tcPr>
            <w:tcW w:w="4782" w:type="dxa"/>
          </w:tcPr>
          <w:p w:rsidR="00343F87" w:rsidRPr="00392240" w:rsidRDefault="00343F87" w:rsidP="00343F87">
            <w:r w:rsidRPr="00392240">
              <w:t>Signification</w:t>
            </w:r>
          </w:p>
        </w:tc>
      </w:tr>
      <w:tr w:rsidR="00343F87" w:rsidRPr="00392240" w:rsidTr="00343F87">
        <w:trPr>
          <w:trHeight w:val="446"/>
        </w:trPr>
        <w:tc>
          <w:tcPr>
            <w:tcW w:w="4781" w:type="dxa"/>
          </w:tcPr>
          <w:p w:rsidR="00343F87" w:rsidRPr="00392240" w:rsidRDefault="007C1017" w:rsidP="00343F87">
            <w:r w:rsidRPr="00392240">
              <w:t>RADOME</w:t>
            </w:r>
          </w:p>
        </w:tc>
        <w:tc>
          <w:tcPr>
            <w:tcW w:w="4782" w:type="dxa"/>
          </w:tcPr>
          <w:p w:rsidR="008264C1" w:rsidRPr="00392240" w:rsidRDefault="008264C1" w:rsidP="008264C1">
            <w:proofErr w:type="spellStart"/>
            <w:r w:rsidRPr="00392240">
              <w:t>Remote</w:t>
            </w:r>
            <w:proofErr w:type="spellEnd"/>
            <w:r w:rsidRPr="00392240">
              <w:t xml:space="preserve"> Adaptive Display On </w:t>
            </w:r>
          </w:p>
          <w:p w:rsidR="00343F87" w:rsidRPr="00392240" w:rsidRDefault="008264C1" w:rsidP="008264C1">
            <w:proofErr w:type="spellStart"/>
            <w:r w:rsidRPr="00392240">
              <w:t>Multiclient</w:t>
            </w:r>
            <w:proofErr w:type="spellEnd"/>
            <w:r w:rsidRPr="00392240">
              <w:t xml:space="preserve"> &amp; Embedded</w:t>
            </w:r>
          </w:p>
        </w:tc>
      </w:tr>
      <w:tr w:rsidR="00343F87" w:rsidRPr="00392240" w:rsidTr="00343F87">
        <w:trPr>
          <w:trHeight w:val="482"/>
        </w:trPr>
        <w:tc>
          <w:tcPr>
            <w:tcW w:w="4781" w:type="dxa"/>
          </w:tcPr>
          <w:p w:rsidR="00343F87" w:rsidRPr="00392240" w:rsidRDefault="007C1017" w:rsidP="00343F87">
            <w:r w:rsidRPr="00392240">
              <w:t>SRS</w:t>
            </w:r>
          </w:p>
        </w:tc>
        <w:tc>
          <w:tcPr>
            <w:tcW w:w="4782" w:type="dxa"/>
          </w:tcPr>
          <w:p w:rsidR="00343F87" w:rsidRPr="00392240" w:rsidRDefault="00004731" w:rsidP="00343F87">
            <w:r w:rsidRPr="00392240">
              <w:t xml:space="preserve">Software </w:t>
            </w:r>
            <w:proofErr w:type="spellStart"/>
            <w:r w:rsidRPr="00392240">
              <w:t>Requirements</w:t>
            </w:r>
            <w:proofErr w:type="spellEnd"/>
            <w:r w:rsidRPr="00392240">
              <w:t xml:space="preserve"> </w:t>
            </w:r>
            <w:proofErr w:type="spellStart"/>
            <w:r w:rsidRPr="00392240">
              <w:t>Specification</w:t>
            </w:r>
            <w:proofErr w:type="spellEnd"/>
          </w:p>
        </w:tc>
      </w:tr>
      <w:tr w:rsidR="00343F87" w:rsidRPr="00392240" w:rsidTr="00343F87">
        <w:trPr>
          <w:trHeight w:val="446"/>
        </w:trPr>
        <w:tc>
          <w:tcPr>
            <w:tcW w:w="4781" w:type="dxa"/>
          </w:tcPr>
          <w:p w:rsidR="00343F87" w:rsidRPr="00392240" w:rsidRDefault="007C1017" w:rsidP="00343F87">
            <w:r w:rsidRPr="00392240">
              <w:t>SDD</w:t>
            </w:r>
          </w:p>
        </w:tc>
        <w:tc>
          <w:tcPr>
            <w:tcW w:w="4782" w:type="dxa"/>
          </w:tcPr>
          <w:p w:rsidR="00343F87" w:rsidRPr="00392240" w:rsidRDefault="00004731" w:rsidP="00343F87">
            <w:r w:rsidRPr="00392240">
              <w:t>Software Design Description</w:t>
            </w:r>
          </w:p>
        </w:tc>
      </w:tr>
      <w:tr w:rsidR="00343F87" w:rsidRPr="00392240" w:rsidTr="00343F87">
        <w:trPr>
          <w:trHeight w:val="482"/>
        </w:trPr>
        <w:tc>
          <w:tcPr>
            <w:tcW w:w="4781" w:type="dxa"/>
          </w:tcPr>
          <w:p w:rsidR="00343F87" w:rsidRPr="00392240" w:rsidRDefault="007C1017" w:rsidP="00343F87">
            <w:r w:rsidRPr="00392240">
              <w:t>SVP</w:t>
            </w:r>
          </w:p>
        </w:tc>
        <w:tc>
          <w:tcPr>
            <w:tcW w:w="4782" w:type="dxa"/>
          </w:tcPr>
          <w:p w:rsidR="00343F87" w:rsidRPr="00392240" w:rsidRDefault="00004731" w:rsidP="00343F87">
            <w:r w:rsidRPr="00392240">
              <w:t>Software Validation Plan</w:t>
            </w:r>
          </w:p>
        </w:tc>
      </w:tr>
      <w:tr w:rsidR="007C1017" w:rsidRPr="00392240" w:rsidTr="00343F87">
        <w:trPr>
          <w:trHeight w:val="482"/>
        </w:trPr>
        <w:tc>
          <w:tcPr>
            <w:tcW w:w="4781" w:type="dxa"/>
          </w:tcPr>
          <w:p w:rsidR="007C1017" w:rsidRPr="00392240" w:rsidRDefault="007C1017" w:rsidP="00343F87">
            <w:r w:rsidRPr="00392240">
              <w:t>AFT</w:t>
            </w:r>
          </w:p>
        </w:tc>
        <w:tc>
          <w:tcPr>
            <w:tcW w:w="4782" w:type="dxa"/>
          </w:tcPr>
          <w:p w:rsidR="007C1017" w:rsidRPr="00392240" w:rsidRDefault="00004731" w:rsidP="00343F87">
            <w:r w:rsidRPr="00392240">
              <w:t>Analyse Fonctionnelle Technique</w:t>
            </w:r>
          </w:p>
        </w:tc>
      </w:tr>
      <w:tr w:rsidR="007C1017" w:rsidRPr="00392240" w:rsidTr="00343F87">
        <w:trPr>
          <w:trHeight w:val="482"/>
        </w:trPr>
        <w:tc>
          <w:tcPr>
            <w:tcW w:w="4781" w:type="dxa"/>
          </w:tcPr>
          <w:p w:rsidR="007C1017" w:rsidRPr="00392240" w:rsidRDefault="007C1017" w:rsidP="00343F87">
            <w:r w:rsidRPr="00392240">
              <w:t>CDCF</w:t>
            </w:r>
          </w:p>
        </w:tc>
        <w:tc>
          <w:tcPr>
            <w:tcW w:w="4782" w:type="dxa"/>
          </w:tcPr>
          <w:p w:rsidR="007C1017" w:rsidRPr="00392240" w:rsidRDefault="00004731" w:rsidP="00343F87">
            <w:r w:rsidRPr="00392240">
              <w:t>Cahier Des Charges Fonctionnel</w:t>
            </w:r>
          </w:p>
        </w:tc>
      </w:tr>
      <w:tr w:rsidR="007C1017" w:rsidRPr="00392240" w:rsidTr="00343F87">
        <w:trPr>
          <w:trHeight w:val="482"/>
        </w:trPr>
        <w:tc>
          <w:tcPr>
            <w:tcW w:w="4781" w:type="dxa"/>
          </w:tcPr>
          <w:p w:rsidR="007C1017" w:rsidRPr="00392240" w:rsidRDefault="007C1017" w:rsidP="00343F87">
            <w:r w:rsidRPr="00392240">
              <w:t>CAN</w:t>
            </w:r>
          </w:p>
        </w:tc>
        <w:tc>
          <w:tcPr>
            <w:tcW w:w="4782" w:type="dxa"/>
          </w:tcPr>
          <w:p w:rsidR="007C1017" w:rsidRPr="00392240" w:rsidRDefault="00004731" w:rsidP="00343F87">
            <w:r w:rsidRPr="00392240">
              <w:t>Controller Area Network</w:t>
            </w:r>
          </w:p>
        </w:tc>
      </w:tr>
      <w:tr w:rsidR="007C1017" w:rsidRPr="00392240" w:rsidTr="00343F87">
        <w:trPr>
          <w:trHeight w:val="482"/>
        </w:trPr>
        <w:tc>
          <w:tcPr>
            <w:tcW w:w="4781" w:type="dxa"/>
          </w:tcPr>
          <w:p w:rsidR="007C1017" w:rsidRPr="00392240" w:rsidRDefault="007C1017" w:rsidP="00343F87">
            <w:r w:rsidRPr="00392240">
              <w:t>ABS</w:t>
            </w:r>
          </w:p>
        </w:tc>
        <w:tc>
          <w:tcPr>
            <w:tcW w:w="4782" w:type="dxa"/>
          </w:tcPr>
          <w:p w:rsidR="007C1017" w:rsidRPr="00392240" w:rsidRDefault="00004731" w:rsidP="00004731">
            <w:pPr>
              <w:jc w:val="left"/>
            </w:pPr>
            <w:proofErr w:type="spellStart"/>
            <w:r w:rsidRPr="00392240">
              <w:rPr>
                <w:rStyle w:val="lang-de"/>
                <w:rFonts w:asciiTheme="minorHAnsi" w:hAnsiTheme="minorHAnsi" w:cs="Arial"/>
                <w:iCs/>
                <w:color w:val="000000"/>
                <w:shd w:val="clear" w:color="auto" w:fill="FFFFFF"/>
              </w:rPr>
              <w:t>Antiblockiersystem</w:t>
            </w:r>
            <w:proofErr w:type="spellEnd"/>
            <w:r w:rsidRPr="00392240">
              <w:rPr>
                <w:rStyle w:val="lang-de"/>
                <w:rFonts w:ascii="Arial" w:hAnsi="Arial" w:cs="Arial"/>
                <w:i/>
                <w:iCs/>
                <w:color w:val="000000"/>
                <w:sz w:val="20"/>
                <w:szCs w:val="20"/>
                <w:shd w:val="clear" w:color="auto" w:fill="FFFFFF"/>
              </w:rPr>
              <w:t xml:space="preserve"> (</w:t>
            </w:r>
            <w:r w:rsidRPr="00392240">
              <w:t>Système Anti Blocage)</w:t>
            </w:r>
          </w:p>
        </w:tc>
      </w:tr>
      <w:tr w:rsidR="007C1017" w:rsidRPr="00392240" w:rsidTr="00343F87">
        <w:trPr>
          <w:trHeight w:val="482"/>
        </w:trPr>
        <w:tc>
          <w:tcPr>
            <w:tcW w:w="4781" w:type="dxa"/>
          </w:tcPr>
          <w:p w:rsidR="007C1017" w:rsidRPr="00392240" w:rsidRDefault="007C1017" w:rsidP="00343F87">
            <w:r w:rsidRPr="00392240">
              <w:t>TCP</w:t>
            </w:r>
            <w:r w:rsidR="00AE16B0" w:rsidRPr="00392240">
              <w:t>/IP</w:t>
            </w:r>
          </w:p>
        </w:tc>
        <w:tc>
          <w:tcPr>
            <w:tcW w:w="4782" w:type="dxa"/>
          </w:tcPr>
          <w:p w:rsidR="007C1017" w:rsidRPr="00392240" w:rsidRDefault="00835D11" w:rsidP="00343F87">
            <w:r w:rsidRPr="00392240">
              <w:t>Transmission Control Protocol/Internet Protocol</w:t>
            </w:r>
          </w:p>
        </w:tc>
      </w:tr>
      <w:tr w:rsidR="00EB2A11" w:rsidRPr="00392240" w:rsidTr="00343F87">
        <w:trPr>
          <w:trHeight w:val="482"/>
        </w:trPr>
        <w:tc>
          <w:tcPr>
            <w:tcW w:w="4781" w:type="dxa"/>
          </w:tcPr>
          <w:p w:rsidR="00EB2A11" w:rsidRPr="00392240" w:rsidRDefault="00EB2A11" w:rsidP="00343F87">
            <w:r w:rsidRPr="00392240">
              <w:t>IHM</w:t>
            </w:r>
          </w:p>
        </w:tc>
        <w:tc>
          <w:tcPr>
            <w:tcW w:w="4782" w:type="dxa"/>
          </w:tcPr>
          <w:p w:rsidR="00EB2A11" w:rsidRPr="00392240" w:rsidRDefault="00EB2A11" w:rsidP="007F6C89">
            <w:r w:rsidRPr="00392240">
              <w:t>Interface Homme Machine</w:t>
            </w:r>
          </w:p>
        </w:tc>
      </w:tr>
      <w:tr w:rsidR="00EB2A11" w:rsidRPr="00392240" w:rsidTr="00343F87">
        <w:trPr>
          <w:trHeight w:val="482"/>
        </w:trPr>
        <w:tc>
          <w:tcPr>
            <w:tcW w:w="4781" w:type="dxa"/>
          </w:tcPr>
          <w:p w:rsidR="00EB2A11" w:rsidRPr="00392240" w:rsidRDefault="00EB2A11" w:rsidP="00343F87">
            <w:r w:rsidRPr="00392240">
              <w:t>EME</w:t>
            </w:r>
          </w:p>
        </w:tc>
        <w:tc>
          <w:tcPr>
            <w:tcW w:w="4782" w:type="dxa"/>
          </w:tcPr>
          <w:p w:rsidR="00EB2A11" w:rsidRPr="00392240" w:rsidRDefault="00EB2A11" w:rsidP="007F6C89">
            <w:r w:rsidRPr="00392240">
              <w:t>Eléments du Milieu Extérieur</w:t>
            </w:r>
          </w:p>
        </w:tc>
      </w:tr>
    </w:tbl>
    <w:p w:rsidR="00343F87" w:rsidRPr="00392240" w:rsidRDefault="00343F87" w:rsidP="00343F87"/>
    <w:sectPr w:rsidR="00343F87" w:rsidRPr="00392240" w:rsidSect="00031EFA">
      <w:headerReference w:type="even" r:id="rId13"/>
      <w:headerReference w:type="default" r:id="rId14"/>
      <w:headerReference w:type="first" r:id="rId15"/>
      <w:pgSz w:w="11906" w:h="16838"/>
      <w:pgMar w:top="680" w:right="992" w:bottom="1191" w:left="1134" w:header="425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C89" w:rsidRDefault="007F6C89">
      <w:r>
        <w:separator/>
      </w:r>
    </w:p>
  </w:endnote>
  <w:endnote w:type="continuationSeparator" w:id="0">
    <w:p w:rsidR="007F6C89" w:rsidRDefault="007F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Pr="006641A3" w:rsidRDefault="007F6C89" w:rsidP="006641A3">
    <w:pPr>
      <w:pStyle w:val="Pieddepage"/>
    </w:pP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759AF78" wp14:editId="36AD5E2B">
              <wp:simplePos x="0" y="0"/>
              <wp:positionH relativeFrom="column">
                <wp:posOffset>-4925695</wp:posOffset>
              </wp:positionH>
              <wp:positionV relativeFrom="paragraph">
                <wp:posOffset>-1131570</wp:posOffset>
              </wp:positionV>
              <wp:extent cx="14345920" cy="4800600"/>
              <wp:effectExtent l="27305" t="1621155" r="19050" b="1617345"/>
              <wp:wrapNone/>
              <wp:docPr id="16" name="AutoSha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45920" cy="4800600"/>
                      </a:xfrm>
                      <a:prstGeom prst="wave">
                        <a:avLst>
                          <a:gd name="adj1" fmla="val 13005"/>
                          <a:gd name="adj2" fmla="val 0"/>
                        </a:avLst>
                      </a:prstGeom>
                      <a:gradFill rotWithShape="1">
                        <a:gsLst>
                          <a:gs pos="0">
                            <a:srgbClr val="00004C"/>
                          </a:gs>
                          <a:gs pos="100000">
                            <a:srgbClr val="000080"/>
                          </a:gs>
                        </a:gsLst>
                        <a:lin ang="2700000" scaled="1"/>
                      </a:gradFill>
                      <a:ln w="38100">
                        <a:solidFill>
                          <a:srgbClr val="FF99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AutoShape 37" o:spid="_x0000_s1026" type="#_x0000_t64" style="position:absolute;margin-left:-387.85pt;margin-top:-89.1pt;width:1129.6pt;height:37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3H9ewIAAAwFAAAOAAAAZHJzL2Uyb0RvYy54bWysVF1v0zAUfUfiP1h+Z0nabGujptPUUYQ0&#10;YNJAPN86TmJwbGO7Tbdfz7WTlA7ECyIPke37de45117dHDtJDtw6oVVJs4uUEq6YroRqSvrl8/bN&#10;ghLnQVUgteIlfeKO3qxfv1r1puAz3WpZcUswiXJFb0raem+KJHGs5R24C224QmOtbQcet7ZJKgs9&#10;Zu9kMkvTq6TXtjJWM+4cnt4NRrqO+euaM/+prh33RJYUsfn4t/G/C/9kvYKisWBawUYY8A8oOhAK&#10;i55S3YEHsrfij1SdYFY7XfsLprtE17VgPPaA3WTpb908tmB47AXJceZEk/t/adnHw4MlokLtrihR&#10;0KFGt3uvY2kyvw4E9cYV6PdoHmxo0Zl7zb47ovSmBdXwW2t133KoEFYW/JMXAWHjMJTs+g+6wvSA&#10;6SNXx9p2ISGyQI5RkqeTJPzoCcPDLJ/nl8sZSsfQmC9Q8jSqlkAxxRvr/DuuOxIWJe3hEEiDAg73&#10;zkdRqrEzqL5llNSdRI0PIEk2T9PLcQbOfGbnPlO1MRvWnerF1BaqrZCSWO2/Ct9G3gIP0egmAI4Y&#10;jfSk8djZZreRliACPMIv30TacHrcEDZ4Z8H2l5DFBCuEIKZmKiWFIqhKSWfXQzhxDCQPAk9FRsih&#10;lFSkL+l8gaUGaFqK2E8wvsC53S6XJ+bduZvVe1XFexSG4O249iDksEZ0Uo1TEQZhGKidrp5wKJC2&#10;QEt4QnDRavtMSY/XsaTuxx4sp0S+V8jcMsvzcH/jJr+8DhNhzy27cwsohqlK6ilyEZYbP9z5vbGi&#10;abHSIJDSYdZr4aepHVCNYPHKDdwOz0O40+f76PXrEVv/BAAA//8DAFBLAwQUAAYACAAAACEABQWs&#10;2uMAAAAOAQAADwAAAGRycy9kb3ducmV2LnhtbEyPwU7DMAyG70i8Q2Qkblu6QklVmk4ICQTSLqxc&#10;dssar62WOFWTdYWnJzuxmy1/+v395Xq2hk04+t6RhNUyAYbUON1TK+G7flvkwHxQpJVxhBJ+0MO6&#10;ur0pVaHdmb5w2oaWxRDyhZLQhTAUnPumQ6v80g1I8XZwo1UhrmPL9ajOMdwanibJE7eqp/ihUwO+&#10;dtgctycrQW9275/tLv01oZ6yvs78h8eNlPd388szsIBz+Ifhoh/VoYpOe3ci7ZmRsBAiE5GN00rk&#10;KbAL85g/ZMD2EjIhcuBVya9rVH8AAAD//wMAUEsBAi0AFAAGAAgAAAAhALaDOJL+AAAA4QEAABMA&#10;AAAAAAAAAAAAAAAAAAAAAFtDb250ZW50X1R5cGVzXS54bWxQSwECLQAUAAYACAAAACEAOP0h/9YA&#10;AACUAQAACwAAAAAAAAAAAAAAAAAvAQAAX3JlbHMvLnJlbHNQSwECLQAUAAYACAAAACEAe/Nx/XsC&#10;AAAMBQAADgAAAAAAAAAAAAAAAAAuAgAAZHJzL2Uyb0RvYy54bWxQSwECLQAUAAYACAAAACEABQWs&#10;2uMAAAAOAQAADwAAAAAAAAAAAAAAAADVBAAAZHJzL2Rvd25yZXYueG1sUEsFBgAAAAAEAAQA8wAA&#10;AOUFAAAAAA==&#10;" fillcolor="#00004c" strokecolor="#f90" strokeweight="3pt">
              <v:fill color2="navy" rotate="t" angle="45" focus="100%" type="gradient"/>
            </v:shape>
          </w:pict>
        </mc:Fallback>
      </mc:AlternateContent>
    </w: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026DB7" wp14:editId="5C37D401">
              <wp:simplePos x="0" y="0"/>
              <wp:positionH relativeFrom="column">
                <wp:posOffset>-704850</wp:posOffset>
              </wp:positionH>
              <wp:positionV relativeFrom="paragraph">
                <wp:posOffset>103505</wp:posOffset>
              </wp:positionV>
              <wp:extent cx="7560310" cy="437515"/>
              <wp:effectExtent l="0" t="0" r="2540" b="1905"/>
              <wp:wrapNone/>
              <wp:docPr id="1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F6C89" w:rsidRPr="00F8407B" w:rsidRDefault="007F6C89" w:rsidP="006641A3">
                          <w:pPr>
                            <w:pStyle w:val="Pieddepage"/>
                            <w:jc w:val="center"/>
                            <w:rPr>
                              <w:color w:val="C0C0C0"/>
                              <w:sz w:val="16"/>
                              <w:szCs w:val="16"/>
                            </w:rPr>
                          </w:pPr>
                          <w:r w:rsidRPr="00F8407B">
                            <w:rPr>
                              <w:noProof/>
                              <w:color w:val="C0C0C0"/>
                              <w:sz w:val="16"/>
                              <w:szCs w:val="16"/>
                            </w:rPr>
                            <w:t>Tour Norma – La Défense, 20 rue Jean Jaurès – 92800 PUTEAUX</w:t>
                          </w:r>
                          <w:r w:rsidRPr="00F8407B">
                            <w:rPr>
                              <w:color w:val="C0C0C0"/>
                              <w:sz w:val="16"/>
                              <w:szCs w:val="16"/>
                            </w:rPr>
                            <w:t xml:space="preserve"> – Tél.</w:t>
                          </w:r>
                          <w:r w:rsidRPr="00F8407B">
                            <w:t xml:space="preserve"> </w:t>
                          </w:r>
                          <w:r w:rsidRPr="00F8407B">
                            <w:rPr>
                              <w:color w:val="C0C0C0"/>
                              <w:sz w:val="16"/>
                              <w:szCs w:val="16"/>
                            </w:rPr>
                            <w:t>01.41.92.01.01 – Télécopie. 01.41.92.01.00</w:t>
                          </w:r>
                        </w:p>
                        <w:p w:rsidR="007F6C89" w:rsidRPr="00F8407B" w:rsidRDefault="007F6C89" w:rsidP="006641A3">
                          <w:pPr>
                            <w:pStyle w:val="Pieddepage"/>
                            <w:jc w:val="center"/>
                            <w:rPr>
                              <w:color w:val="C0C0C0"/>
                              <w:sz w:val="16"/>
                              <w:szCs w:val="16"/>
                            </w:rPr>
                          </w:pPr>
                          <w:r w:rsidRPr="00F8407B">
                            <w:rPr>
                              <w:color w:val="C0C0C0"/>
                              <w:sz w:val="16"/>
                              <w:szCs w:val="16"/>
                            </w:rPr>
                            <w:t xml:space="preserve">Site Internet : </w:t>
                          </w:r>
                          <w:hyperlink r:id="rId1" w:history="1">
                            <w:r w:rsidRPr="00F8407B">
                              <w:rPr>
                                <w:rStyle w:val="Lienhypertexte"/>
                                <w:color w:val="C0C0C0"/>
                                <w:sz w:val="16"/>
                                <w:szCs w:val="16"/>
                              </w:rPr>
                              <w:t>http://www.matis.fr</w:t>
                            </w:r>
                          </w:hyperlink>
                          <w:r w:rsidRPr="00F8407B">
                            <w:rPr>
                              <w:color w:val="C0C0C0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:rsidR="007F6C89" w:rsidRPr="00F8407B" w:rsidRDefault="007F6C89" w:rsidP="006641A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60" type="#_x0000_t202" style="position:absolute;left:0;text-align:left;margin-left:-55.5pt;margin-top:8.15pt;width:595.3pt;height:3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oktQIAALs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BdzFGAnaAUcPbDToVo6IuP4MvU7B7b4HRzPCOfi6WnV/J8uvGgm5aqjYshul5NAwWkF+oe2sf3bV&#10;MqJTbUE2wwdZQRy6M9IBjbXqbPOgHQjQgafHEzc2lxIO5/EsuAzBVIKNXM5jyNeGoOnxdq+0ecdk&#10;h+wiwwq4d+h0f6fN5Hp0scGELHjbOv5b8ewAMKcTiA1Xrc1m4ej8kQTJerFeEI9Es7VHgjz3booV&#10;8WZFOI/zy3y1ysOfNm5I0oZXFRM2zFFaIfkz6g4in0RxEpeWLa8snE1Jq+1m1Sq0pyDtwn2Hhpy5&#10;+c/TcP2CWl6UFEYkuI0Sr5gt5h4pSOwl82DhBWFym8wCkpC8eF7SHRfs30tCQ4aTOIonMf22tsB9&#10;r2ujaccNDI+WdxlenJxoaiW4FpWj1lDeTuuzVtj0n1oBdB+JdoK1Gp3UasbNCChWuBtZPYJ0lQRl&#10;gQhh4sGikeo7RgNMjwzrbzuqGEbtewHyT0ICjwcZtyHxPIKNOrdszi1UlACVYYPRtFyZaUTtesW3&#10;DUSaHpyQN/Bkau7U/JTV4aHBhHBFHaaZHUHne+f1NHOXvwAAAP//AwBQSwMEFAAGAAgAAAAhAL2b&#10;hzDfAAAACwEAAA8AAABkcnMvZG93bnJldi54bWxMj81uwjAQhO+V+g7WVuoN7NCSQpoNQq16bQX9&#10;kXoz8ZJExOsoNiR9e8yJHkczmvkmX422FSfqfeMYIZkqEMSlMw1XCF+fb5MFCB80G906JoQ/8rAq&#10;bm9ynRk38IZO21CJWMI+0wh1CF0mpS9rstpPXUccvb3rrQ5R9pU0vR5iuW3lTKlUWt1wXKh1Ry81&#10;lYft0SJ8v+9/fx7VR/Vq593gRiXZLiXi/d24fgYRaAzXMFzwIzoUkWnnjmy8aBEmSZLEMyE66QOI&#10;S0I9LVMQO4TFfAayyOX/D8UZAAD//wMAUEsBAi0AFAAGAAgAAAAhALaDOJL+AAAA4QEAABMAAAAA&#10;AAAAAAAAAAAAAAAAAFtDb250ZW50X1R5cGVzXS54bWxQSwECLQAUAAYACAAAACEAOP0h/9YAAACU&#10;AQAACwAAAAAAAAAAAAAAAAAvAQAAX3JlbHMvLnJlbHNQSwECLQAUAAYACAAAACEAOTz6JLUCAAC7&#10;BQAADgAAAAAAAAAAAAAAAAAuAgAAZHJzL2Uyb0RvYy54bWxQSwECLQAUAAYACAAAACEAvZuHMN8A&#10;AAALAQAADwAAAAAAAAAAAAAAAAAPBQAAZHJzL2Rvd25yZXYueG1sUEsFBgAAAAAEAAQA8wAAABsG&#10;AAAAAA==&#10;" filled="f" stroked="f">
              <v:textbox>
                <w:txbxContent>
                  <w:p w:rsidR="007F6C89" w:rsidRPr="00F8407B" w:rsidRDefault="007F6C89" w:rsidP="006641A3">
                    <w:pPr>
                      <w:pStyle w:val="Pieddepage"/>
                      <w:jc w:val="center"/>
                      <w:rPr>
                        <w:color w:val="C0C0C0"/>
                        <w:sz w:val="16"/>
                        <w:szCs w:val="16"/>
                      </w:rPr>
                    </w:pPr>
                    <w:r w:rsidRPr="00F8407B">
                      <w:rPr>
                        <w:noProof/>
                        <w:color w:val="C0C0C0"/>
                        <w:sz w:val="16"/>
                        <w:szCs w:val="16"/>
                      </w:rPr>
                      <w:t>Tour Norma – La Défense, 20 rue Jean Jaurès – 92800 PUTEAUX</w:t>
                    </w:r>
                    <w:r w:rsidRPr="00F8407B">
                      <w:rPr>
                        <w:color w:val="C0C0C0"/>
                        <w:sz w:val="16"/>
                        <w:szCs w:val="16"/>
                      </w:rPr>
                      <w:t xml:space="preserve"> – Tél.</w:t>
                    </w:r>
                    <w:r w:rsidRPr="00F8407B">
                      <w:t xml:space="preserve"> </w:t>
                    </w:r>
                    <w:r w:rsidRPr="00F8407B">
                      <w:rPr>
                        <w:color w:val="C0C0C0"/>
                        <w:sz w:val="16"/>
                        <w:szCs w:val="16"/>
                      </w:rPr>
                      <w:t>01.41.92.01.01 – Télécopie. 01.41.92.01.00</w:t>
                    </w:r>
                  </w:p>
                  <w:p w:rsidR="007F6C89" w:rsidRPr="00F8407B" w:rsidRDefault="007F6C89" w:rsidP="006641A3">
                    <w:pPr>
                      <w:pStyle w:val="Pieddepage"/>
                      <w:jc w:val="center"/>
                      <w:rPr>
                        <w:color w:val="C0C0C0"/>
                        <w:sz w:val="16"/>
                        <w:szCs w:val="16"/>
                      </w:rPr>
                    </w:pPr>
                    <w:r w:rsidRPr="00F8407B">
                      <w:rPr>
                        <w:color w:val="C0C0C0"/>
                        <w:sz w:val="16"/>
                        <w:szCs w:val="16"/>
                      </w:rPr>
                      <w:t xml:space="preserve">Site Internet : </w:t>
                    </w:r>
                    <w:hyperlink r:id="rId2" w:history="1">
                      <w:r w:rsidRPr="00F8407B">
                        <w:rPr>
                          <w:rStyle w:val="Lienhypertexte"/>
                          <w:color w:val="C0C0C0"/>
                          <w:sz w:val="16"/>
                          <w:szCs w:val="16"/>
                        </w:rPr>
                        <w:t>http://www.matis.fr</w:t>
                      </w:r>
                    </w:hyperlink>
                    <w:r w:rsidRPr="00F8407B">
                      <w:rPr>
                        <w:color w:val="C0C0C0"/>
                        <w:sz w:val="16"/>
                        <w:szCs w:val="16"/>
                      </w:rPr>
                      <w:t xml:space="preserve">  </w:t>
                    </w:r>
                  </w:p>
                  <w:p w:rsidR="007F6C89" w:rsidRPr="00F8407B" w:rsidRDefault="007F6C89" w:rsidP="006641A3"/>
                </w:txbxContent>
              </v:textbox>
            </v:shape>
          </w:pict>
        </mc:Fallback>
      </mc:AlternateContent>
    </w:r>
    <w:r>
      <w:rPr>
        <w:noProof/>
        <w:sz w:val="20"/>
        <w:lang w:eastAsia="fr-FR" w:bidi="ar-SA"/>
      </w:rPr>
      <w:drawing>
        <wp:anchor distT="0" distB="0" distL="114300" distR="114300" simplePos="0" relativeHeight="251663360" behindDoc="1" locked="0" layoutInCell="1" allowOverlap="1" wp14:anchorId="64CD11FD" wp14:editId="2A37F8C5">
          <wp:simplePos x="0" y="0"/>
          <wp:positionH relativeFrom="column">
            <wp:posOffset>-342900</wp:posOffset>
          </wp:positionH>
          <wp:positionV relativeFrom="paragraph">
            <wp:posOffset>-172720</wp:posOffset>
          </wp:positionV>
          <wp:extent cx="356235" cy="457200"/>
          <wp:effectExtent l="0" t="0" r="5715" b="0"/>
          <wp:wrapTight wrapText="bothSides">
            <wp:wrapPolygon edited="0">
              <wp:start x="0" y="0"/>
              <wp:lineTo x="0" y="20700"/>
              <wp:lineTo x="20791" y="20700"/>
              <wp:lineTo x="20791" y="0"/>
              <wp:lineTo x="0" y="0"/>
            </wp:wrapPolygon>
          </wp:wrapTight>
          <wp:docPr id="46" name="Image 41" descr="9001_2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1" descr="9001_200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23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Default="007F6C89">
    <w:pPr>
      <w:pStyle w:val="Pieddepage"/>
    </w:pPr>
    <w:r>
      <w:rPr>
        <w:noProof/>
        <w:sz w:val="20"/>
        <w:lang w:eastAsia="fr-FR" w:bidi="ar-SA"/>
      </w:rPr>
      <w:drawing>
        <wp:anchor distT="0" distB="0" distL="114300" distR="114300" simplePos="0" relativeHeight="251660288" behindDoc="1" locked="0" layoutInCell="1" allowOverlap="1" wp14:anchorId="4DDB469D" wp14:editId="7030CDE6">
          <wp:simplePos x="0" y="0"/>
          <wp:positionH relativeFrom="column">
            <wp:posOffset>-424815</wp:posOffset>
          </wp:positionH>
          <wp:positionV relativeFrom="paragraph">
            <wp:posOffset>-73660</wp:posOffset>
          </wp:positionV>
          <wp:extent cx="356235" cy="457200"/>
          <wp:effectExtent l="0" t="0" r="5715" b="0"/>
          <wp:wrapTight wrapText="bothSides">
            <wp:wrapPolygon edited="0">
              <wp:start x="0" y="0"/>
              <wp:lineTo x="0" y="20700"/>
              <wp:lineTo x="20791" y="20700"/>
              <wp:lineTo x="20791" y="0"/>
              <wp:lineTo x="0" y="0"/>
            </wp:wrapPolygon>
          </wp:wrapTight>
          <wp:docPr id="44" name="Image 34" descr="9001_2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4" descr="9001_20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23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B57DABB" wp14:editId="146EFA40">
              <wp:simplePos x="0" y="0"/>
              <wp:positionH relativeFrom="column">
                <wp:posOffset>-800100</wp:posOffset>
              </wp:positionH>
              <wp:positionV relativeFrom="paragraph">
                <wp:posOffset>161290</wp:posOffset>
              </wp:positionV>
              <wp:extent cx="7560310" cy="447040"/>
              <wp:effectExtent l="0" t="0" r="2540" b="127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7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F6C89" w:rsidRPr="00375E8D" w:rsidRDefault="007F6C89" w:rsidP="00645E02">
                          <w:pPr>
                            <w:pStyle w:val="Pieddepage"/>
                            <w:jc w:val="center"/>
                            <w:rPr>
                              <w:color w:val="C0C0C0"/>
                              <w:sz w:val="16"/>
                              <w:szCs w:val="16"/>
                            </w:rPr>
                          </w:pPr>
                          <w:r w:rsidRPr="00375E8D">
                            <w:rPr>
                              <w:noProof/>
                              <w:color w:val="C0C0C0"/>
                              <w:sz w:val="16"/>
                              <w:szCs w:val="16"/>
                            </w:rPr>
                            <w:t>Tour Norma – La Défense, 20 rue Jean Jaurès – 92800 PUTEAUX</w:t>
                          </w:r>
                          <w:r w:rsidRPr="00375E8D">
                            <w:rPr>
                              <w:color w:val="C0C0C0"/>
                              <w:sz w:val="16"/>
                              <w:szCs w:val="16"/>
                            </w:rPr>
                            <w:t xml:space="preserve"> – Tél.</w:t>
                          </w:r>
                          <w:r w:rsidRPr="00375E8D">
                            <w:t xml:space="preserve"> </w:t>
                          </w:r>
                          <w:r w:rsidRPr="00375E8D">
                            <w:rPr>
                              <w:color w:val="C0C0C0"/>
                              <w:sz w:val="16"/>
                              <w:szCs w:val="16"/>
                            </w:rPr>
                            <w:t>01.41.92.01.01 – Télécopie. 01.41.92.01.00</w:t>
                          </w:r>
                        </w:p>
                        <w:p w:rsidR="007F6C89" w:rsidRPr="00375E8D" w:rsidRDefault="007F6C89" w:rsidP="00645E02">
                          <w:pPr>
                            <w:pStyle w:val="Pieddepage"/>
                            <w:jc w:val="center"/>
                            <w:rPr>
                              <w:color w:val="C0C0C0"/>
                              <w:sz w:val="16"/>
                              <w:szCs w:val="16"/>
                            </w:rPr>
                          </w:pPr>
                          <w:r w:rsidRPr="00375E8D">
                            <w:rPr>
                              <w:color w:val="C0C0C0"/>
                              <w:sz w:val="16"/>
                              <w:szCs w:val="16"/>
                            </w:rPr>
                            <w:t xml:space="preserve">Site Internet : </w:t>
                          </w:r>
                          <w:hyperlink r:id="rId2" w:history="1">
                            <w:r w:rsidRPr="00375E8D">
                              <w:rPr>
                                <w:rStyle w:val="Lienhypertexte"/>
                                <w:color w:val="C0C0C0"/>
                                <w:sz w:val="16"/>
                                <w:szCs w:val="16"/>
                              </w:rPr>
                              <w:t>http://www.matis.fr</w:t>
                            </w:r>
                          </w:hyperlink>
                          <w:r w:rsidRPr="00375E8D">
                            <w:rPr>
                              <w:color w:val="C0C0C0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:rsidR="007F6C89" w:rsidRPr="00375E8D" w:rsidRDefault="007F6C89" w:rsidP="00645E0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3" type="#_x0000_t202" style="position:absolute;left:0;text-align:left;margin-left:-63pt;margin-top:12.7pt;width:595.3pt;height:35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YXuAIAAMAFAAAOAAAAZHJzL2Uyb0RvYy54bWysVNtu3CAQfa/Uf0C8O76EvdiKN0rW66pS&#10;epGSfgBr4zWqDS6wa6dR/70D3mvyUrXlAQEznLmdmZvboW3QjinNpUhxeBVgxEQhSy42Kf72lHtz&#10;jLShoqSNFCzFz0zj28X7dzd9l7BI1rIpmUIAInTSdymujekS39dFzVqqr2THBAgrqVpq4Ko2fqlo&#10;D+ht40dBMPV7qcpOyYJpDa/ZKMQLh19VrDBfqkozg5oUg2/G7crta7v7ixuabBTtal7s3aB/4UVL&#10;uQCjR6iMGoq2ir+BanmhpJaVuSpk68uq4gVzMUA0YfAqmseadszFAsnR3TFN+v/BFp93XxXiZYoj&#10;jARtoURPbDDoXg7o2man73QCSo8dqJkBnqHKLlLdPcjiu0ZCLmsqNuxOKdnXjJbgXWh/+mdfRxxt&#10;Qdb9J1mCGbo10gENlWpt6iAZCNChSs/HylhXCnicTabBdQiiAmSEzALiSufT5PC7U9p8YLJF9pBi&#10;BZV36HT3oI31hiYHFWtMyJw3jat+Iy4eQHF8Advw1cqsF66YL3EQr+arOfFINF15JMgy7y5fEm+a&#10;h7NJdp0tl1n4y9oNSVLzsmTCmjkQKyR/Vrg9xUdKHKmlZcNLC2dd0mqzXjYK7SgQO3fL5RwkJzX/&#10;0g2XBIjlVUhhRIL7KPby6XzmkZxMvHgWzL0gjO/jaUBikuWXIT1wwf49JNSnOJ5Ek5FMJ6dfxRa4&#10;9TY2mrTcwOhoeJvi+VGJJpaCK1G60hrKm/F8lgrr/ikVUO5DoR1hLUdHtpphPbjOOPbBWpbPwGAl&#10;gWDARRh7cKil+olRDyMkxfrHliqGUfNRQBfEIQGaIuMuZDKL4KLOJetzCRUFQKXYYDQel2acU9tO&#10;8U0Nlsa+E/IOOqfijtS2xUav9v0GY8LFth9pdg6d353WafAufgMAAP//AwBQSwMEFAAGAAgAAAAh&#10;AKaXRQ7fAAAACwEAAA8AAABkcnMvZG93bnJldi54bWxMj81OwzAQhO9IvIO1SNxau1EStSGbCoG4&#10;glp+JG5uvE0i4nUUu014e9xTOY5mNPNNuZ1tL840+s4xwmqpQBDXznTcIHy8vyzWIHzQbHTvmBB+&#10;ycO2ur0pdWHcxDs670MjYgn7QiO0IQyFlL5uyWq/dANx9I5utDpEOTbSjHqK5baXiVK5tLrjuNDq&#10;gZ5aqn/2J4vw+Xr8/krVW/Nss2Fys5JsNxLx/m5+fAARaA7XMFzwIzpUkengTmy86BEWqySPZwJC&#10;kqUgLgmVpzmIA8ImW4OsSvn/Q/UHAAD//wMAUEsBAi0AFAAGAAgAAAAhALaDOJL+AAAA4QEAABMA&#10;AAAAAAAAAAAAAAAAAAAAAFtDb250ZW50X1R5cGVzXS54bWxQSwECLQAUAAYACAAAACEAOP0h/9YA&#10;AACUAQAACwAAAAAAAAAAAAAAAAAvAQAAX3JlbHMvLnJlbHNQSwECLQAUAAYACAAAACEAky22F7gC&#10;AADABQAADgAAAAAAAAAAAAAAAAAuAgAAZHJzL2Uyb0RvYy54bWxQSwECLQAUAAYACAAAACEAppdF&#10;Dt8AAAALAQAADwAAAAAAAAAAAAAAAAASBQAAZHJzL2Rvd25yZXYueG1sUEsFBgAAAAAEAAQA8wAA&#10;AB4GAAAAAA==&#10;" filled="f" stroked="f">
              <v:textbox>
                <w:txbxContent>
                  <w:p w:rsidR="007F6C89" w:rsidRPr="00375E8D" w:rsidRDefault="007F6C89" w:rsidP="00645E02">
                    <w:pPr>
                      <w:pStyle w:val="Pieddepage"/>
                      <w:jc w:val="center"/>
                      <w:rPr>
                        <w:color w:val="C0C0C0"/>
                        <w:sz w:val="16"/>
                        <w:szCs w:val="16"/>
                      </w:rPr>
                    </w:pPr>
                    <w:r w:rsidRPr="00375E8D">
                      <w:rPr>
                        <w:noProof/>
                        <w:color w:val="C0C0C0"/>
                        <w:sz w:val="16"/>
                        <w:szCs w:val="16"/>
                      </w:rPr>
                      <w:t>Tour Norma – La Défense, 20 rue Jean Jaurès – 92800 PUTEAUX</w:t>
                    </w:r>
                    <w:r w:rsidRPr="00375E8D">
                      <w:rPr>
                        <w:color w:val="C0C0C0"/>
                        <w:sz w:val="16"/>
                        <w:szCs w:val="16"/>
                      </w:rPr>
                      <w:t xml:space="preserve"> – Tél.</w:t>
                    </w:r>
                    <w:r w:rsidRPr="00375E8D">
                      <w:t xml:space="preserve"> </w:t>
                    </w:r>
                    <w:r w:rsidRPr="00375E8D">
                      <w:rPr>
                        <w:color w:val="C0C0C0"/>
                        <w:sz w:val="16"/>
                        <w:szCs w:val="16"/>
                      </w:rPr>
                      <w:t>01.41.92.01.01 – Télécopie. 01.41.92.01.00</w:t>
                    </w:r>
                  </w:p>
                  <w:p w:rsidR="007F6C89" w:rsidRPr="00375E8D" w:rsidRDefault="007F6C89" w:rsidP="00645E02">
                    <w:pPr>
                      <w:pStyle w:val="Pieddepage"/>
                      <w:jc w:val="center"/>
                      <w:rPr>
                        <w:color w:val="C0C0C0"/>
                        <w:sz w:val="16"/>
                        <w:szCs w:val="16"/>
                      </w:rPr>
                    </w:pPr>
                    <w:r w:rsidRPr="00375E8D">
                      <w:rPr>
                        <w:color w:val="C0C0C0"/>
                        <w:sz w:val="16"/>
                        <w:szCs w:val="16"/>
                      </w:rPr>
                      <w:t xml:space="preserve">Site Internet : </w:t>
                    </w:r>
                    <w:hyperlink r:id="rId3" w:history="1">
                      <w:r w:rsidRPr="00375E8D">
                        <w:rPr>
                          <w:rStyle w:val="Lienhypertexte"/>
                          <w:color w:val="C0C0C0"/>
                          <w:sz w:val="16"/>
                          <w:szCs w:val="16"/>
                        </w:rPr>
                        <w:t>http://www.matis.fr</w:t>
                      </w:r>
                    </w:hyperlink>
                    <w:r w:rsidRPr="00375E8D">
                      <w:rPr>
                        <w:color w:val="C0C0C0"/>
                        <w:sz w:val="16"/>
                        <w:szCs w:val="16"/>
                      </w:rPr>
                      <w:t xml:space="preserve">  </w:t>
                    </w:r>
                  </w:p>
                  <w:p w:rsidR="007F6C89" w:rsidRPr="00375E8D" w:rsidRDefault="007F6C89" w:rsidP="00645E02"/>
                </w:txbxContent>
              </v:textbox>
            </v:shape>
          </w:pict>
        </mc:Fallback>
      </mc:AlternateContent>
    </w: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00831337" wp14:editId="3F84CDAB">
              <wp:simplePos x="0" y="0"/>
              <wp:positionH relativeFrom="column">
                <wp:posOffset>-5078095</wp:posOffset>
              </wp:positionH>
              <wp:positionV relativeFrom="paragraph">
                <wp:posOffset>-1101090</wp:posOffset>
              </wp:positionV>
              <wp:extent cx="14345920" cy="4800600"/>
              <wp:effectExtent l="27305" t="1623060" r="19050" b="161544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45920" cy="4800600"/>
                      </a:xfrm>
                      <a:prstGeom prst="wave">
                        <a:avLst>
                          <a:gd name="adj1" fmla="val 13005"/>
                          <a:gd name="adj2" fmla="val 0"/>
                        </a:avLst>
                      </a:prstGeom>
                      <a:gradFill rotWithShape="1">
                        <a:gsLst>
                          <a:gs pos="0">
                            <a:srgbClr val="00004C"/>
                          </a:gs>
                          <a:gs pos="100000">
                            <a:srgbClr val="000080"/>
                          </a:gs>
                        </a:gsLst>
                        <a:lin ang="2700000" scaled="1"/>
                      </a:gradFill>
                      <a:ln w="38100">
                        <a:solidFill>
                          <a:srgbClr val="FF99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AutoShape 4" o:spid="_x0000_s1026" type="#_x0000_t64" style="position:absolute;margin-left:-399.85pt;margin-top:-86.7pt;width:1129.6pt;height:378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pdLeQIAAAoFAAAOAAAAZHJzL2Uyb0RvYy54bWysVE2P0zAQvSPxHyzfaZI2y7ZR09WqSxHS&#10;AistiPPUcRKDYxvbbbr8esZOUrogLogcItvz9ea9sdc3p06SI7dOaFXSbJZSwhXTlVBNST9/2r1a&#10;UuI8qAqkVrykT9zRm83LF+veFHyuWy0rbgkmUa7oTUlb702RJI61vAM304YrNNbaduBxa5ukstBj&#10;9k4m8zR9nfTaVsZqxp3D07vBSDcxf11z5j/WteOeyJIiNh//Nv734Z9s1lA0Fkwr2AgD/gFFB0Jh&#10;0XOqO/BADlb8kaoTzGqnaz9jukt0XQvGYw/YTZb+1s1jC4bHXpAcZ840uf+Xln04PlgiKtSOEgUd&#10;SnR78DpWJnmgpzeuQK9H82BDg87ca/bNEaW3LaiG31qr+5ZDhaCy4J88Cwgbh6Fk37/XFWYHzB6Z&#10;OtW2CwmRA3KKgjydBeEnTxgeZvkiv1rNUTiGxnyJgqdRswSKKd5Y599y3ZGwKGkPx0AZFHC8dz5K&#10;Uo2NQfUVm6w7iQofQZJskaZX4wRc+MwvfaZqYzasO9WLqS1UOyElsdp/Eb6NtAUeotFNABwxGulJ&#10;47GzzX4rLUEEeIRfvo204ey4IWzwzoLtLyHLCVYIQUzNVEoKRVCVks6vh3DiGEge5Q3axAGNkEMp&#10;qUhf0sUSSw3QtBRn4zOcu91qdWbeXbpZfVBVvEVhCN6Maw9CDmssKdU4FWEQhoHa6+oJhwJpC7SE&#10;BwQXrbY/KOnxMpbUfT+A5ZTIdwqZW2V5Hm5v3ORX12Ei7KVlf2kBxTBVST1FLsJy64cbfzBWNC1W&#10;GgRSOox6Lfw0tQOqESxeuImw8DiEG325j16/nrDNTwAAAP//AwBQSwMEFAAGAAgAAAAhAORYZkDk&#10;AAAADgEAAA8AAABkcnMvZG93bnJldi54bWxMj8FOwzAMhu9IvENkJG5burKsa9d0QkggkHZh5bJb&#10;1pi2WuNUTdYVnp7sNG62/On39+fbyXRsxMG1liQs5hEwpMrqlmoJX+XrbA3MeUVadZZQwg862Bb3&#10;d7nKtL3QJ457X7MQQi5TEhrv+4xzVzVolJvbHincvu1glA/rUHM9qEsINx2Po2jFjWopfGhUjy8N&#10;Vqf92UjQu8PbR32IfztfjqIthXt3uJPy8WF63gDzOPkbDFf9oA5FcDraM2nHOgmzJE2TwIZpkTwt&#10;gV2ZpUgFsKMEsY5XwIuc/69R/AEAAP//AwBQSwECLQAUAAYACAAAACEAtoM4kv4AAADhAQAAEwAA&#10;AAAAAAAAAAAAAAAAAAAAW0NvbnRlbnRfVHlwZXNdLnhtbFBLAQItABQABgAIAAAAIQA4/SH/1gAA&#10;AJQBAAALAAAAAAAAAAAAAAAAAC8BAABfcmVscy8ucmVsc1BLAQItABQABgAIAAAAIQB1qpdLeQIA&#10;AAoFAAAOAAAAAAAAAAAAAAAAAC4CAABkcnMvZTJvRG9jLnhtbFBLAQItABQABgAIAAAAIQDkWGZA&#10;5AAAAA4BAAAPAAAAAAAAAAAAAAAAANMEAABkcnMvZG93bnJldi54bWxQSwUGAAAAAAQABADzAAAA&#10;5AUAAAAA&#10;" fillcolor="#00004c" strokecolor="#f90" strokeweight="3pt">
              <v:fill color2="navy" rotate="t" angle="45" focus="100%" type="gradien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C89" w:rsidRDefault="007F6C89">
      <w:r>
        <w:separator/>
      </w:r>
    </w:p>
  </w:footnote>
  <w:footnote w:type="continuationSeparator" w:id="0">
    <w:p w:rsidR="007F6C89" w:rsidRDefault="007F6C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Pr="00186B0B" w:rsidRDefault="007F6C89" w:rsidP="00186B0B">
    <w:pPr>
      <w:rPr>
        <w:rFonts w:ascii="Arial" w:hAnsi="Arial" w:cs="Arial"/>
        <w:color w:val="666666"/>
        <w:sz w:val="15"/>
        <w:szCs w:val="15"/>
      </w:rPr>
    </w:pPr>
    <w:r>
      <w:rPr>
        <w:rFonts w:ascii="Arial" w:hAnsi="Arial" w:cs="Arial"/>
        <w:noProof/>
        <w:color w:val="666666"/>
        <w:sz w:val="15"/>
        <w:szCs w:val="15"/>
        <w:lang w:eastAsia="fr-FR" w:bidi="ar-SA"/>
      </w:rPr>
      <w:drawing>
        <wp:inline distT="0" distB="0" distL="0" distR="0" wp14:anchorId="26416C29" wp14:editId="36DF15F2">
          <wp:extent cx="952500" cy="790575"/>
          <wp:effectExtent l="0" t="0" r="0" b="9525"/>
          <wp:docPr id="11" name="Image 21" descr="logo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1" descr="logo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F6C89" w:rsidRDefault="007F6C89" w:rsidP="00703952">
    <w:pPr>
      <w:pStyle w:val="Style9ptJustifiGauche19cmAvant6pt"/>
      <w:tabs>
        <w:tab w:val="left" w:pos="8400"/>
        <w:tab w:val="right" w:pos="9638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Default="007F6C89">
    <w:pPr>
      <w:pStyle w:val="En-tte"/>
    </w:pP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66B7304" wp14:editId="6328019B">
              <wp:simplePos x="0" y="0"/>
              <wp:positionH relativeFrom="column">
                <wp:posOffset>-729615</wp:posOffset>
              </wp:positionH>
              <wp:positionV relativeFrom="paragraph">
                <wp:posOffset>397510</wp:posOffset>
              </wp:positionV>
              <wp:extent cx="9192895" cy="1857375"/>
              <wp:effectExtent l="0" t="0" r="8255" b="9525"/>
              <wp:wrapNone/>
              <wp:docPr id="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92895" cy="1857375"/>
                      </a:xfrm>
                      <a:prstGeom prst="roundRect">
                        <a:avLst>
                          <a:gd name="adj" fmla="val 0"/>
                        </a:avLst>
                      </a:prstGeom>
                      <a:gradFill rotWithShape="1">
                        <a:gsLst>
                          <a:gs pos="0">
                            <a:srgbClr val="000080"/>
                          </a:gs>
                          <a:gs pos="100000">
                            <a:srgbClr val="000000"/>
                          </a:gs>
                        </a:gsLst>
                        <a:lin ang="27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22" o:spid="_x0000_s1026" style="position:absolute;margin-left:-57.45pt;margin-top:31.3pt;width:723.85pt;height:14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WnbxQIAAKgFAAAOAAAAZHJzL2Uyb0RvYy54bWysVNtu1DAQfUfiHyy/b3Np0t1EzVa9sAip&#10;hYqCePbGTmJwbGN7N1sQ/87YyS5bKiSEyIPj25yZOWc85xe7XqAtM5YrWeHkJMaIyVpRLtsKf/yw&#10;mi0wso5ISoSSrMKPzOKL5csX54MuWao6JSgzCECkLQdd4c45XUaRrTvWE3uiNJNw2CjTEwdL00bU&#10;kAHQexGlcXwWDcpQbVTNrIXdm/EQLwN+07DavWsayxwSFYbYXBhNGNd+jJbnpGwN0R2vpzDIP0TR&#10;Ey7B6QHqhjiCNoY/g+p5bZRVjTupVR+ppuE1CzlANkn8WzYPHdEs5ALkWH2gyf4/2Prt9t4gTit8&#10;ipEkPUh0uXEqeEZp6vkZtC3h2oO+Nz5Dq29V/cUiqa47Ilt2aYwaOkYoRJX4+9ETA7+wYIrWw52i&#10;AE8APlC1a0zvAYEEtAuKPB4UYTuHatgskiJdFDlGNZwli3x+Os+DD1LuzbWx7jVTPfKTChu1kfQ9&#10;6B58kO2tdUEXOmVH6GeMml6AylsiUKiAiJTTRZjt8SY16YoLgYxyn7jrAi0+zXBo99gWaQXZx2Hb&#10;mnZ9LQwCdNiCb7H30drRbLyd+LM/mMC+JxLKCUzCb3IluERAeoXT+WiObE0EA/lG6kMBhpC9KyH9&#10;KJVPYcQbd4DdCc/zHMr0e5GkWXyVFrPV2WI+y1ZZPivm8WIWJ8VVcRZnRXaz+uETTLKy45Qyecsl&#10;2z+ZJPu7kpwe71js4dGgAVTO03zkTgl+iP4ZkQdW7PG1IDhkR0pfhK8kDXNHuBjn0dOIA5+Q9v4f&#10;iAgl66t0rPa1oo9QsSC6F9W3N5h0ynzDaIBWUWH7dUMMw0i8kaB7kWSZ7y1hkeXzFBbm+GR9fEJk&#10;DVAVdhiU9NNrN/ajjTa87cDTWF5S+YfYcOeV869ojGpaQDsIGUyty/eb43W49avBLn8CAAD//wMA&#10;UEsDBBQABgAIAAAAIQAlJnCQ4wAAAAwBAAAPAAAAZHJzL2Rvd25yZXYueG1sTI/LasMwEEX3hf6D&#10;mEJ3ifyoReNYDiWQkkUpxA2U7BRJsUytkWspifv3VVbtcpjDvedWq8n25KJH3znkkM4TIBqlUx22&#10;HPYfm9kzEB8EKtE71Bx+tIdVfX9XiVK5K+70pQktiSHoS8HBhDCUlHpptBV+7gaN8XdyoxUhnmNL&#10;1SiuMdz2NEsSRq3oMDYYMei10fKrOVsOa3bYFgfz+v7GNkMjPvfye7GVnD8+TC9LIEFP4Q+Gm35U&#10;hzo6Hd0ZlSc9h1maPi0iy4FlDMiNyPMsrjlyyIsiBVpX9P+I+hcAAP//AwBQSwECLQAUAAYACAAA&#10;ACEAtoM4kv4AAADhAQAAEwAAAAAAAAAAAAAAAAAAAAAAW0NvbnRlbnRfVHlwZXNdLnhtbFBLAQIt&#10;ABQABgAIAAAAIQA4/SH/1gAAAJQBAAALAAAAAAAAAAAAAAAAAC8BAABfcmVscy8ucmVsc1BLAQIt&#10;ABQABgAIAAAAIQDK4WnbxQIAAKgFAAAOAAAAAAAAAAAAAAAAAC4CAABkcnMvZTJvRG9jLnhtbFBL&#10;AQItABQABgAIAAAAIQAlJnCQ4wAAAAwBAAAPAAAAAAAAAAAAAAAAAB8FAABkcnMvZG93bnJldi54&#10;bWxQSwUGAAAAAAQABADzAAAALwYAAAAA&#10;" fillcolor="navy" stroked="f">
              <v:fill color2="black" rotate="t" angle="45" focus="100%" type="gradient"/>
            </v:roundrect>
          </w:pict>
        </mc:Fallback>
      </mc:AlternateContent>
    </w: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EF6209" wp14:editId="4490C95D">
              <wp:simplePos x="0" y="0"/>
              <wp:positionH relativeFrom="column">
                <wp:posOffset>-850265</wp:posOffset>
              </wp:positionH>
              <wp:positionV relativeFrom="paragraph">
                <wp:posOffset>2079625</wp:posOffset>
              </wp:positionV>
              <wp:extent cx="7658100" cy="0"/>
              <wp:effectExtent l="0" t="19050" r="0" b="19050"/>
              <wp:wrapNone/>
              <wp:docPr id="12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581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FF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95pt,163.75pt" to="536.05pt,1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t/SFQIAACsEAAAOAAAAZHJzL2Uyb0RvYy54bWysU8GO2jAQvVfqP1i+QxLIshARVlUCvWy7&#10;SLv9AGM7xKpjW7YhoKr/3rEDtLSXqurF8WRm3ryZN14+nTqJjtw6oVWJs3GKEVdUM6H2Jf7ythnN&#10;MXKeKEakVrzEZ+7w0+r9u2VvCj7RrZaMWwQgyhW9KXHrvSmSxNGWd8SNteEKnI22HfFg2n3CLOkB&#10;vZPJJE1nSa8tM1ZT7hz8rQcnXkX8puHUvzSN4x7JEgM3H08bz104k9WSFHtLTCvohQb5BxYdEQqK&#10;3qBq4gk6WPEHVCeo1U43fkx1l+imEZTHHqCbLP2tm9eWGB57geE4cxuT+3+w9PNxa5FgoN0EI0U6&#10;0OhZKI6mWZhNb1wBIZXa2tAdPalX86zpV4eUrlqi9jxyfDsbyIsZyV1KMJyBCrv+k2YQQw5ex0Gd&#10;GtsFSBgBOkU9zjc9+MkjCj8fZw/zLAXZ6NWXkOKaaKzzH7nuULiUWALpCEyOz84DdQi9hoQ6Sm+E&#10;lFFuqVBf4mmEDi6npWDBGw2731XSoiOBjdlsFguoP6DdhVl9UCyitZyw9eXuiZDDHapLFfCgF+Bz&#10;uQ0r8W2RLtbz9Twf5ZPZepSndT36sKny0WyTPT7U07qq6ux7aCbLi1YwxlVgd13PLP87+S8PZVis&#10;24Le5pDco8eBAdnrN5KOYgb9hk3YaXbe2jCNoCtsZAy+vJ6w8r/aMernG1/9AAAA//8DAFBLAwQU&#10;AAYACAAAACEAND9acN8AAAANAQAADwAAAGRycy9kb3ducmV2LnhtbEyPwU7DMAyG70i8Q2QkLtOW&#10;tBUMStMJkHZFonDgmDZeW1E7pcm27u3JJCR2tP3p9/cXm5kGccDJ9441JCsFArlxtudWw+fHdvkA&#10;wgfD1gyOUcMJPWzK66vC5NYd+R0PVWhFDGGfGw1dCGMupW86JONXbkSOt52byIQ4Tq20kznGcBpk&#10;qtS9JNNz/NCZEV87bL6rPWnoK1p87TA90eLH1eptpO1LRlrf3szPTyACzuEfhrN+VIcyOtVuz9aL&#10;QcMyybLHyGrI0vUdiDOi1mkCov5bybKQly3KXwAAAP//AwBQSwECLQAUAAYACAAAACEAtoM4kv4A&#10;AADhAQAAEwAAAAAAAAAAAAAAAAAAAAAAW0NvbnRlbnRfVHlwZXNdLnhtbFBLAQItABQABgAIAAAA&#10;IQA4/SH/1gAAAJQBAAALAAAAAAAAAAAAAAAAAC8BAABfcmVscy8ucmVsc1BLAQItABQABgAIAAAA&#10;IQCx9t/SFQIAACsEAAAOAAAAAAAAAAAAAAAAAC4CAABkcnMvZTJvRG9jLnhtbFBLAQItABQABgAI&#10;AAAAIQA0P1pw3wAAAA0BAAAPAAAAAAAAAAAAAAAAAG8EAABkcnMvZG93bnJldi54bWxQSwUGAAAA&#10;AAQABADzAAAAewUAAAAA&#10;" strokecolor="#f90" strokeweight="3pt"/>
          </w:pict>
        </mc:Fallback>
      </mc:AlternateContent>
    </w: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89C350" wp14:editId="1D169554">
              <wp:simplePos x="0" y="0"/>
              <wp:positionH relativeFrom="column">
                <wp:posOffset>-424815</wp:posOffset>
              </wp:positionH>
              <wp:positionV relativeFrom="paragraph">
                <wp:posOffset>502285</wp:posOffset>
              </wp:positionV>
              <wp:extent cx="7019925" cy="1485900"/>
              <wp:effectExtent l="0" t="0" r="0" b="0"/>
              <wp:wrapNone/>
              <wp:docPr id="14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19925" cy="148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F6C89" w:rsidRDefault="007F6C89" w:rsidP="00BD4E79">
                          <w:pPr>
                            <w:pStyle w:val="LETITRE"/>
                            <w:pBdr>
                              <w:bottom w:val="single" w:sz="4" w:space="1" w:color="auto"/>
                            </w:pBdr>
                            <w:ind w:hanging="340"/>
                            <w:rPr>
                              <w:color w:val="FFFFFF"/>
                              <w:w w:val="80"/>
                            </w:rPr>
                          </w:pPr>
                          <w:r>
                            <w:rPr>
                              <w:color w:val="FFFFFF"/>
                              <w:w w:val="80"/>
                            </w:rPr>
                            <w:t>Projet RADOME</w:t>
                          </w:r>
                        </w:p>
                        <w:p w:rsidR="007F6C89" w:rsidRPr="00077A65" w:rsidRDefault="00E65BCC" w:rsidP="00BD4E79">
                          <w:pPr>
                            <w:pStyle w:val="LETITRE"/>
                            <w:pBdr>
                              <w:bottom w:val="single" w:sz="4" w:space="1" w:color="auto"/>
                            </w:pBdr>
                            <w:ind w:hanging="340"/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</w:pPr>
                          <w:ins w:id="0" w:author="EPR_Consultant07" w:date="2014-03-19T12:33:00Z">
                            <w:r>
                              <w:rPr>
                                <w:color w:val="FFFFFF"/>
                                <w:w w:val="80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</w:ins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 xml:space="preserve">Remote </w:t>
                          </w:r>
                          <w:proofErr w:type="spellStart"/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>Adaptative</w:t>
                          </w:r>
                          <w:proofErr w:type="spellEnd"/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 xml:space="preserve"> Display </w:t>
                          </w:r>
                          <w:proofErr w:type="gramStart"/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>On</w:t>
                          </w:r>
                          <w:proofErr w:type="gramEnd"/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>Multiclient</w:t>
                          </w:r>
                          <w:proofErr w:type="spellEnd"/>
                          <w:r w:rsidR="007F6C89" w:rsidRPr="00077A65">
                            <w:rPr>
                              <w:color w:val="FFFFFF"/>
                              <w:w w:val="80"/>
                              <w:sz w:val="28"/>
                              <w:szCs w:val="28"/>
                              <w:lang w:val="en-US"/>
                            </w:rPr>
                            <w:t xml:space="preserve"> &amp; Embedded</w:t>
                          </w:r>
                          <w:ins w:id="1" w:author="EPR_Consultant07" w:date="2014-03-19T12:33:00Z">
                            <w:r>
                              <w:rPr>
                                <w:color w:val="FFFFFF"/>
                                <w:w w:val="80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ins>
                        </w:p>
                        <w:p w:rsidR="007F6C89" w:rsidRPr="008F619C" w:rsidRDefault="007F6C89" w:rsidP="008F619C">
                          <w:pPr>
                            <w:pStyle w:val="LETITRE"/>
                            <w:pBdr>
                              <w:bottom w:val="single" w:sz="4" w:space="1" w:color="auto"/>
                            </w:pBdr>
                            <w:ind w:hanging="340"/>
                            <w:rPr>
                              <w:color w:val="FFFFFF"/>
                              <w:w w:val="80"/>
                            </w:rPr>
                          </w:pPr>
                          <w:r w:rsidRPr="008F619C">
                            <w:rPr>
                              <w:color w:val="FFFFFF"/>
                              <w:w w:val="80"/>
                            </w:rPr>
                            <w:t>L’IHM WEB pour le monde</w:t>
                          </w:r>
                          <w:r w:rsidRPr="008F619C">
                            <w:rPr>
                              <w:b w:val="0"/>
                              <w:i/>
                              <w:color w:val="FFFFFF"/>
                              <w:w w:val="80"/>
                            </w:rPr>
                            <w:t xml:space="preserve"> embarqué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61" type="#_x0000_t202" style="position:absolute;left:0;text-align:left;margin-left:-33.45pt;margin-top:39.55pt;width:552.75pt;height:11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gOuwIAAMMFAAAOAAAAZHJzL2Uyb0RvYy54bWysVNtunDAQfa/Uf7D8TrjUuwsobJQsS1Up&#10;vUhJP8ALZrEKNrW9C2nVf+/Y7C3JS9WWB2R7xjPnzBzP9c3YtWjPlOZSZDi8CjBiopQVF9sMf30s&#10;vBgjbaioaCsFy/AT0/hm+fbN9dCnLJKNbCumEAQROh36DDfG9Knv67JhHdVXsmcCjLVUHTWwVVu/&#10;UnSA6F3rR0Ew9wepql7JkmkNp/lkxEsXv65ZaT7XtWYGtRkGbMb9lftv7N9fXtN0q2jf8PIAg/4F&#10;io5yAUlPoXJqKNop/ipUx0sltazNVSk7X9Y1L5njAGzC4AWbh4b2zHGB4uj+VCb9/8KWn/ZfFOIV&#10;9I5gJGgHPXpko0F3ckTvXH2GXqfg9tCDoxnhHHwdV93fy/KbRkKuGiq27FYpOTSMVoAvtJX1L67a&#10;juhU2yCb4aOsIA/dGekCjbXqbPGgHAiiQ5+eTr2xWEo4XARhkkQzjEqwhSSeJYFD59P0eL1X2rxn&#10;skN2kWEFzXfh6f5eGwuHpkcXm03IgretE0Arnh2A43QCyeGqtVkYrp8/kyBZx+uYeCSarz0S5Ll3&#10;W6yINy/CxSx/l69WefjL5g1J2vCqYsKmOWorJH/Wu4PKJ1Wc1KVlyysbzkLSartZtQrtKWi7cJ8r&#10;OljObv5zGK4IwOUFpTAiwV2UeMU8XnikIDMvWQSxByW/S+YBSUhePKd0zwX7d0poyHAyg6Y6OmfQ&#10;L7gF7nvNjaYdNzA9Wt5lOD450dRqcC0q11pDeTutL0ph4Z9LAe0+Ntop1op0kqsZN+P0OGx2K+CN&#10;rJ5AwkqCwECnMPlg0Uj1A6MBpkiG9fcdVQyj9oOAZ5CEhNix4zZktohgoy4tm0sLFSWEyrDBaFqu&#10;zDSqdr3i2wYyTQ9PyFt4OjV3oj6jOjw4mBSO22Gq2VF0uXde59m7/A0AAP//AwBQSwMEFAAGAAgA&#10;AAAhAImdWs3fAAAACwEAAA8AAABkcnMvZG93bnJldi54bWxMj8FOwzAQRO9I/IO1SNxaOwTSJmRT&#10;IRBXEIUicXPjbRIRr6PYbcLf457guJqnmbflZra9ONHoO8cIyVKBIK6d6bhB+Hh/XqxB+KDZ6N4x&#10;IfyQh011eVHqwriJ3+i0DY2IJewLjdCGMBRS+rolq/3SDcQxO7jR6hDPsZFm1FMst728USqTVncc&#10;F1o90GNL9ff2aBF2L4evz1v12jzZu2Fys5Jsc4l4fTU/3IMINIc/GM76UR2q6LR3RzZe9AiLLMsj&#10;irDKExBnQKXrDMQeIU3SBGRVyv8/VL8AAAD//wMAUEsBAi0AFAAGAAgAAAAhALaDOJL+AAAA4QEA&#10;ABMAAAAAAAAAAAAAAAAAAAAAAFtDb250ZW50X1R5cGVzXS54bWxQSwECLQAUAAYACAAAACEAOP0h&#10;/9YAAACUAQAACwAAAAAAAAAAAAAAAAAvAQAAX3JlbHMvLnJlbHNQSwECLQAUAAYACAAAACEAqiiI&#10;DrsCAADDBQAADgAAAAAAAAAAAAAAAAAuAgAAZHJzL2Uyb0RvYy54bWxQSwECLQAUAAYACAAAACEA&#10;iZ1azd8AAAALAQAADwAAAAAAAAAAAAAAAAAVBQAAZHJzL2Rvd25yZXYueG1sUEsFBgAAAAAEAAQA&#10;8wAAACEGAAAAAA==&#10;" filled="f" stroked="f">
              <v:textbox>
                <w:txbxContent>
                  <w:p w:rsidR="007F6C89" w:rsidRDefault="007F6C89" w:rsidP="00BD4E79">
                    <w:pPr>
                      <w:pStyle w:val="LETITRE"/>
                      <w:pBdr>
                        <w:bottom w:val="single" w:sz="4" w:space="1" w:color="auto"/>
                      </w:pBdr>
                      <w:ind w:hanging="340"/>
                      <w:rPr>
                        <w:color w:val="FFFFFF"/>
                        <w:w w:val="80"/>
                      </w:rPr>
                    </w:pPr>
                    <w:r>
                      <w:rPr>
                        <w:color w:val="FFFFFF"/>
                        <w:w w:val="80"/>
                      </w:rPr>
                      <w:t>Projet RADOME</w:t>
                    </w:r>
                  </w:p>
                  <w:p w:rsidR="007F6C89" w:rsidRPr="00077A65" w:rsidRDefault="00E65BCC" w:rsidP="00BD4E79">
                    <w:pPr>
                      <w:pStyle w:val="LETITRE"/>
                      <w:pBdr>
                        <w:bottom w:val="single" w:sz="4" w:space="1" w:color="auto"/>
                      </w:pBdr>
                      <w:ind w:hanging="340"/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</w:pPr>
                    <w:ins w:id="2" w:author="EPR_Consultant07" w:date="2014-03-19T12:33:00Z">
                      <w:r>
                        <w:rPr>
                          <w:color w:val="FFFFFF"/>
                          <w:w w:val="80"/>
                          <w:sz w:val="28"/>
                          <w:szCs w:val="28"/>
                          <w:lang w:val="en-US"/>
                        </w:rPr>
                        <w:t>(</w:t>
                      </w:r>
                    </w:ins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 xml:space="preserve">Remote </w:t>
                    </w:r>
                    <w:proofErr w:type="spellStart"/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>Adaptative</w:t>
                    </w:r>
                    <w:proofErr w:type="spellEnd"/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 xml:space="preserve"> Display </w:t>
                    </w:r>
                    <w:proofErr w:type="gramStart"/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>On</w:t>
                    </w:r>
                    <w:proofErr w:type="gramEnd"/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>Multiclient</w:t>
                    </w:r>
                    <w:proofErr w:type="spellEnd"/>
                    <w:r w:rsidR="007F6C89" w:rsidRPr="00077A65">
                      <w:rPr>
                        <w:color w:val="FFFFFF"/>
                        <w:w w:val="80"/>
                        <w:sz w:val="28"/>
                        <w:szCs w:val="28"/>
                        <w:lang w:val="en-US"/>
                      </w:rPr>
                      <w:t xml:space="preserve"> &amp; Embedded</w:t>
                    </w:r>
                    <w:ins w:id="3" w:author="EPR_Consultant07" w:date="2014-03-19T12:33:00Z">
                      <w:r>
                        <w:rPr>
                          <w:color w:val="FFFFFF"/>
                          <w:w w:val="80"/>
                          <w:sz w:val="28"/>
                          <w:szCs w:val="28"/>
                          <w:lang w:val="en-US"/>
                        </w:rPr>
                        <w:t>)</w:t>
                      </w:r>
                    </w:ins>
                  </w:p>
                  <w:p w:rsidR="007F6C89" w:rsidRPr="008F619C" w:rsidRDefault="007F6C89" w:rsidP="008F619C">
                    <w:pPr>
                      <w:pStyle w:val="LETITRE"/>
                      <w:pBdr>
                        <w:bottom w:val="single" w:sz="4" w:space="1" w:color="auto"/>
                      </w:pBdr>
                      <w:ind w:hanging="340"/>
                      <w:rPr>
                        <w:color w:val="FFFFFF"/>
                        <w:w w:val="80"/>
                      </w:rPr>
                    </w:pPr>
                    <w:r w:rsidRPr="008F619C">
                      <w:rPr>
                        <w:color w:val="FFFFFF"/>
                        <w:w w:val="80"/>
                      </w:rPr>
                      <w:t>L’IHM WEB pour le monde</w:t>
                    </w:r>
                    <w:r w:rsidRPr="008F619C">
                      <w:rPr>
                        <w:b w:val="0"/>
                        <w:i/>
                        <w:color w:val="FFFFFF"/>
                        <w:w w:val="80"/>
                      </w:rPr>
                      <w:t xml:space="preserve"> embarqué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 w:bidi="ar-SA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39F039C" wp14:editId="165A6C1D">
              <wp:simplePos x="0" y="0"/>
              <wp:positionH relativeFrom="column">
                <wp:posOffset>1194435</wp:posOffset>
              </wp:positionH>
              <wp:positionV relativeFrom="paragraph">
                <wp:posOffset>-173990</wp:posOffset>
              </wp:positionV>
              <wp:extent cx="3609975" cy="571500"/>
              <wp:effectExtent l="0" t="0" r="0" b="0"/>
              <wp:wrapNone/>
              <wp:docPr id="13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99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F6C89" w:rsidRPr="00596387" w:rsidRDefault="007F6C89" w:rsidP="00BD4E79">
                          <w:pPr>
                            <w:jc w:val="center"/>
                            <w:rPr>
                              <w:b/>
                              <w:color w:val="000099"/>
                              <w:sz w:val="52"/>
                            </w:rPr>
                          </w:pPr>
                          <w:r w:rsidRPr="00A10B46">
                            <w:rPr>
                              <w:b/>
                              <w:color w:val="000099"/>
                              <w:sz w:val="52"/>
                            </w:rPr>
                            <w:t>MATIS</w:t>
                          </w:r>
                          <w:r>
                            <w:rPr>
                              <w:b/>
                              <w:color w:val="000099"/>
                              <w:sz w:val="52"/>
                            </w:rPr>
                            <w:t xml:space="preserve"> Technologies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0" o:spid="_x0000_s1062" type="#_x0000_t202" style="position:absolute;left:0;text-align:left;margin-left:94.05pt;margin-top:-13.7pt;width:284.25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6lovQIAAMI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N01RoJ20KNHNhp0J0cUufoMvU7B7aEHRzPCOfi6XHV/L8tvGgm5aqjYslul5NAwWgG/0FbWv7hq&#10;O6JTbUE2w0dZQRy6M9IBjbXqbPGgHAjQoU9Pp95YLiUcXs+CJJnHGJVgi+dhHDhyPk2Pt3ulzXsm&#10;O2QXGVbQe4dO9/faWDY0PbrYYEIWvG1d/1vx7AAcpxOIDVetzbJw7fyZBMl6sV4Qj0SztUeCPPdu&#10;ixXxZkU4j/PrfLXKw182bkjShlcVEzbMUVoh+bPWHUQ+ieIkLi1bXlk4S0mr7WbVKrSnIO3Cfa7m&#10;YDm7+c9puCJALi9SCiMS3EWJV8wWc48UJPaSebDwgjC5S2YBSUhePE/pngv27ymhIcNJHMWTmM6k&#10;X+QWuO91bjTtuIHh0fIuw4uTE02tBNeicq01lLfT+qIUlv65FNDuY6OdYK1GJ7WacTO6txHZ6Fa/&#10;G1k9gYKVBIGBTGHwwaKR6gdGAwyRDOvvO6oYRu0HAa8gCQmxU8dtSDyHB4XUpWVzaaGiBKgMG4ym&#10;5cpMk2rXK75tINL07oS8hZdTcyfqM6vDe4NB4XI7DDU7iS73zus8epe/AQAA//8DAFBLAwQUAAYA&#10;CAAAACEA7KDCIN4AAAAKAQAADwAAAGRycy9kb3ducmV2LnhtbEyPy07DMBBF90j8gzVI7Fq7UeuG&#10;EKdCILYgykNi58bTJCIeR7HbhL9nWMHyao7uPVPuZt+LM46xC2RgtVQgkOrgOmoMvL0+LnIQMVly&#10;tg+EBr4xwq66vCht4cJEL3jep0ZwCcXCGmhTGgopY92it3EZBiS+HcPobeI4NtKNduJy38tMKS29&#10;7YgXWjvgfYv11/7kDbw/HT8/1uq5efCbYQqzkuRvpDHXV/PdLYiEc/qD4Vef1aFip0M4kYui55zn&#10;K0YNLLLtGgQT243WIA4GdKZBVqX8/0L1AwAA//8DAFBLAQItABQABgAIAAAAIQC2gziS/gAAAOEB&#10;AAATAAAAAAAAAAAAAAAAAAAAAABbQ29udGVudF9UeXBlc10ueG1sUEsBAi0AFAAGAAgAAAAhADj9&#10;If/WAAAAlAEAAAsAAAAAAAAAAAAAAAAALwEAAF9yZWxzLy5yZWxzUEsBAi0AFAAGAAgAAAAhAKj7&#10;qWi9AgAAwgUAAA4AAAAAAAAAAAAAAAAALgIAAGRycy9lMm9Eb2MueG1sUEsBAi0AFAAGAAgAAAAh&#10;AOygwiDeAAAACgEAAA8AAAAAAAAAAAAAAAAAFwUAAGRycy9kb3ducmV2LnhtbFBLBQYAAAAABAAE&#10;APMAAAAiBgAAAAA=&#10;" filled="f" stroked="f">
              <v:textbox>
                <w:txbxContent>
                  <w:p w:rsidR="007F6C89" w:rsidRPr="00596387" w:rsidRDefault="007F6C89" w:rsidP="00BD4E79">
                    <w:pPr>
                      <w:jc w:val="center"/>
                      <w:rPr>
                        <w:b/>
                        <w:color w:val="000099"/>
                        <w:sz w:val="52"/>
                      </w:rPr>
                    </w:pPr>
                    <w:r w:rsidRPr="00A10B46">
                      <w:rPr>
                        <w:b/>
                        <w:color w:val="000099"/>
                        <w:sz w:val="52"/>
                      </w:rPr>
                      <w:t>MATIS</w:t>
                    </w:r>
                    <w:r>
                      <w:rPr>
                        <w:b/>
                        <w:color w:val="000099"/>
                        <w:sz w:val="52"/>
                      </w:rPr>
                      <w:t xml:space="preserve"> Technologies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fr-FR" w:bidi="ar-S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5F2525A" wp14:editId="5C4E1AEA">
              <wp:simplePos x="0" y="0"/>
              <wp:positionH relativeFrom="column">
                <wp:posOffset>5894705</wp:posOffset>
              </wp:positionH>
              <wp:positionV relativeFrom="paragraph">
                <wp:posOffset>655320</wp:posOffset>
              </wp:positionV>
              <wp:extent cx="1257300" cy="1257300"/>
              <wp:effectExtent l="8255" t="17145" r="0" b="0"/>
              <wp:wrapNone/>
              <wp:docPr id="4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57300" cy="1257300"/>
                        <a:chOff x="1237" y="3937"/>
                        <a:chExt cx="12780" cy="12780"/>
                      </a:xfrm>
                    </wpg:grpSpPr>
                    <wps:wsp>
                      <wps:cNvPr id="5" name="Freeform 24"/>
                      <wps:cNvSpPr>
                        <a:spLocks/>
                      </wps:cNvSpPr>
                      <wps:spPr bwMode="auto">
                        <a:xfrm>
                          <a:off x="4837" y="7357"/>
                          <a:ext cx="5580" cy="2520"/>
                        </a:xfrm>
                        <a:custGeom>
                          <a:avLst/>
                          <a:gdLst>
                            <a:gd name="T0" fmla="*/ 0 w 5580"/>
                            <a:gd name="T1" fmla="*/ 1620 h 2520"/>
                            <a:gd name="T2" fmla="*/ 2880 w 5580"/>
                            <a:gd name="T3" fmla="*/ 0 h 2520"/>
                            <a:gd name="T4" fmla="*/ 5580 w 5580"/>
                            <a:gd name="T5" fmla="*/ 1620 h 2520"/>
                            <a:gd name="T6" fmla="*/ 4140 w 5580"/>
                            <a:gd name="T7" fmla="*/ 2520 h 2520"/>
                            <a:gd name="T8" fmla="*/ 2700 w 5580"/>
                            <a:gd name="T9" fmla="*/ 1620 h 2520"/>
                            <a:gd name="T10" fmla="*/ 1260 w 5580"/>
                            <a:gd name="T11" fmla="*/ 2520 h 2520"/>
                            <a:gd name="T12" fmla="*/ 0 w 5580"/>
                            <a:gd name="T13" fmla="*/ 1620 h 25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580" h="2520">
                              <a:moveTo>
                                <a:pt x="0" y="1620"/>
                              </a:moveTo>
                              <a:lnTo>
                                <a:pt x="2880" y="0"/>
                              </a:lnTo>
                              <a:lnTo>
                                <a:pt x="5580" y="1620"/>
                              </a:lnTo>
                              <a:lnTo>
                                <a:pt x="4140" y="2520"/>
                              </a:lnTo>
                              <a:lnTo>
                                <a:pt x="2700" y="1620"/>
                              </a:lnTo>
                              <a:lnTo>
                                <a:pt x="1260" y="2520"/>
                              </a:lnTo>
                              <a:lnTo>
                                <a:pt x="0" y="162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25"/>
                      <wps:cNvSpPr>
                        <a:spLocks/>
                      </wps:cNvSpPr>
                      <wps:spPr bwMode="auto">
                        <a:xfrm>
                          <a:off x="6097" y="8977"/>
                          <a:ext cx="1440" cy="2340"/>
                        </a:xfrm>
                        <a:custGeom>
                          <a:avLst/>
                          <a:gdLst>
                            <a:gd name="T0" fmla="*/ 0 w 1440"/>
                            <a:gd name="T1" fmla="*/ 900 h 2340"/>
                            <a:gd name="T2" fmla="*/ 0 w 1440"/>
                            <a:gd name="T3" fmla="*/ 2340 h 2340"/>
                            <a:gd name="T4" fmla="*/ 1440 w 1440"/>
                            <a:gd name="T5" fmla="*/ 1440 h 2340"/>
                            <a:gd name="T6" fmla="*/ 1440 w 1440"/>
                            <a:gd name="T7" fmla="*/ 0 h 2340"/>
                            <a:gd name="T8" fmla="*/ 0 w 1440"/>
                            <a:gd name="T9" fmla="*/ 900 h 2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0" h="2340">
                              <a:moveTo>
                                <a:pt x="0" y="900"/>
                              </a:moveTo>
                              <a:lnTo>
                                <a:pt x="0" y="2340"/>
                              </a:lnTo>
                              <a:lnTo>
                                <a:pt x="1440" y="1440"/>
                              </a:lnTo>
                              <a:lnTo>
                                <a:pt x="1440" y="0"/>
                              </a:lnTo>
                              <a:lnTo>
                                <a:pt x="0" y="9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26"/>
                      <wps:cNvSpPr>
                        <a:spLocks/>
                      </wps:cNvSpPr>
                      <wps:spPr bwMode="auto">
                        <a:xfrm>
                          <a:off x="7537" y="8977"/>
                          <a:ext cx="1440" cy="2340"/>
                        </a:xfrm>
                        <a:custGeom>
                          <a:avLst/>
                          <a:gdLst>
                            <a:gd name="T0" fmla="*/ 0 w 1440"/>
                            <a:gd name="T1" fmla="*/ 0 h 2340"/>
                            <a:gd name="T2" fmla="*/ 0 w 1440"/>
                            <a:gd name="T3" fmla="*/ 1440 h 2340"/>
                            <a:gd name="T4" fmla="*/ 1440 w 1440"/>
                            <a:gd name="T5" fmla="*/ 2340 h 2340"/>
                            <a:gd name="T6" fmla="*/ 1440 w 1440"/>
                            <a:gd name="T7" fmla="*/ 900 h 2340"/>
                            <a:gd name="T8" fmla="*/ 0 w 1440"/>
                            <a:gd name="T9" fmla="*/ 0 h 23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0" h="2340">
                              <a:moveTo>
                                <a:pt x="0" y="0"/>
                              </a:moveTo>
                              <a:lnTo>
                                <a:pt x="0" y="1440"/>
                              </a:lnTo>
                              <a:lnTo>
                                <a:pt x="1440" y="2340"/>
                              </a:lnTo>
                              <a:lnTo>
                                <a:pt x="1440" y="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27"/>
                      <wps:cNvSpPr>
                        <a:spLocks/>
                      </wps:cNvSpPr>
                      <wps:spPr bwMode="auto">
                        <a:xfrm>
                          <a:off x="4837" y="8977"/>
                          <a:ext cx="2700" cy="4860"/>
                        </a:xfrm>
                        <a:custGeom>
                          <a:avLst/>
                          <a:gdLst>
                            <a:gd name="T0" fmla="*/ 0 w 2700"/>
                            <a:gd name="T1" fmla="*/ 0 h 4860"/>
                            <a:gd name="T2" fmla="*/ 0 w 2700"/>
                            <a:gd name="T3" fmla="*/ 3240 h 4860"/>
                            <a:gd name="T4" fmla="*/ 2700 w 2700"/>
                            <a:gd name="T5" fmla="*/ 4860 h 4860"/>
                            <a:gd name="T6" fmla="*/ 2700 w 2700"/>
                            <a:gd name="T7" fmla="*/ 3240 h 4860"/>
                            <a:gd name="T8" fmla="*/ 1260 w 2700"/>
                            <a:gd name="T9" fmla="*/ 2340 h 4860"/>
                            <a:gd name="T10" fmla="*/ 1260 w 2700"/>
                            <a:gd name="T11" fmla="*/ 900 h 4860"/>
                            <a:gd name="T12" fmla="*/ 0 w 2700"/>
                            <a:gd name="T13" fmla="*/ 0 h 48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00" h="4860">
                              <a:moveTo>
                                <a:pt x="0" y="0"/>
                              </a:moveTo>
                              <a:lnTo>
                                <a:pt x="0" y="3240"/>
                              </a:lnTo>
                              <a:lnTo>
                                <a:pt x="2700" y="4860"/>
                              </a:lnTo>
                              <a:lnTo>
                                <a:pt x="2700" y="3240"/>
                              </a:lnTo>
                              <a:lnTo>
                                <a:pt x="1260" y="2340"/>
                              </a:lnTo>
                              <a:lnTo>
                                <a:pt x="1260" y="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28"/>
                      <wps:cNvSpPr>
                        <a:spLocks/>
                      </wps:cNvSpPr>
                      <wps:spPr bwMode="auto">
                        <a:xfrm>
                          <a:off x="6097" y="10417"/>
                          <a:ext cx="2880" cy="1800"/>
                        </a:xfrm>
                        <a:custGeom>
                          <a:avLst/>
                          <a:gdLst>
                            <a:gd name="T0" fmla="*/ 0 w 2880"/>
                            <a:gd name="T1" fmla="*/ 900 h 1800"/>
                            <a:gd name="T2" fmla="*/ 1440 w 2880"/>
                            <a:gd name="T3" fmla="*/ 1800 h 1800"/>
                            <a:gd name="T4" fmla="*/ 2880 w 2880"/>
                            <a:gd name="T5" fmla="*/ 900 h 1800"/>
                            <a:gd name="T6" fmla="*/ 1440 w 2880"/>
                            <a:gd name="T7" fmla="*/ 0 h 1800"/>
                            <a:gd name="T8" fmla="*/ 0 w 2880"/>
                            <a:gd name="T9" fmla="*/ 900 h 1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80" h="1800">
                              <a:moveTo>
                                <a:pt x="0" y="900"/>
                              </a:moveTo>
                              <a:lnTo>
                                <a:pt x="1440" y="1800"/>
                              </a:lnTo>
                              <a:lnTo>
                                <a:pt x="2880" y="900"/>
                              </a:lnTo>
                              <a:lnTo>
                                <a:pt x="1440" y="0"/>
                              </a:lnTo>
                              <a:lnTo>
                                <a:pt x="0" y="9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AutoShape 29"/>
                      <wps:cNvSpPr>
                        <a:spLocks noChangeArrowheads="1"/>
                      </wps:cNvSpPr>
                      <wps:spPr bwMode="auto">
                        <a:xfrm rot="-2680982">
                          <a:off x="1237" y="3937"/>
                          <a:ext cx="12780" cy="12780"/>
                        </a:xfrm>
                        <a:custGeom>
                          <a:avLst/>
                          <a:gdLst>
                            <a:gd name="G0" fmla="+- 8982 0 0"/>
                            <a:gd name="G1" fmla="+- -8907962 0 0"/>
                            <a:gd name="G2" fmla="+- 0 0 -8907962"/>
                            <a:gd name="T0" fmla="*/ 0 256 1"/>
                            <a:gd name="T1" fmla="*/ 180 256 1"/>
                            <a:gd name="G3" fmla="+- -8907962 T0 T1"/>
                            <a:gd name="T2" fmla="*/ 0 256 1"/>
                            <a:gd name="T3" fmla="*/ 90 256 1"/>
                            <a:gd name="G4" fmla="+- -8907962 T2 T3"/>
                            <a:gd name="G5" fmla="*/ G4 2 1"/>
                            <a:gd name="T4" fmla="*/ 90 256 1"/>
                            <a:gd name="T5" fmla="*/ 0 256 1"/>
                            <a:gd name="G6" fmla="+- -8907962 T4 T5"/>
                            <a:gd name="G7" fmla="*/ G6 2 1"/>
                            <a:gd name="G8" fmla="abs -8907962"/>
                            <a:gd name="T6" fmla="*/ 0 256 1"/>
                            <a:gd name="T7" fmla="*/ 90 256 1"/>
                            <a:gd name="G9" fmla="+- G8 T6 T7"/>
                            <a:gd name="G10" fmla="?: G9 G7 G5"/>
                            <a:gd name="T8" fmla="*/ 0 256 1"/>
                            <a:gd name="T9" fmla="*/ 360 256 1"/>
                            <a:gd name="G11" fmla="+- G10 T8 T9"/>
                            <a:gd name="G12" fmla="?: G10 G11 G10"/>
                            <a:gd name="T10" fmla="*/ 0 256 1"/>
                            <a:gd name="T11" fmla="*/ 360 256 1"/>
                            <a:gd name="G13" fmla="+- G12 T10 T11"/>
                            <a:gd name="G14" fmla="?: G12 G13 G12"/>
                            <a:gd name="G15" fmla="+- 0 0 G14"/>
                            <a:gd name="G16" fmla="+- 10800 0 0"/>
                            <a:gd name="G17" fmla="+- 10800 0 8982"/>
                            <a:gd name="G18" fmla="*/ 8982 1 2"/>
                            <a:gd name="G19" fmla="+- G18 5400 0"/>
                            <a:gd name="G20" fmla="cos G19 -8907962"/>
                            <a:gd name="G21" fmla="sin G19 -8907962"/>
                            <a:gd name="G22" fmla="+- G20 10800 0"/>
                            <a:gd name="G23" fmla="+- G21 10800 0"/>
                            <a:gd name="G24" fmla="+- 10800 0 G20"/>
                            <a:gd name="G25" fmla="+- 8982 10800 0"/>
                            <a:gd name="G26" fmla="?: G9 G17 G25"/>
                            <a:gd name="G27" fmla="?: G9 0 21600"/>
                            <a:gd name="G28" fmla="cos 10800 -8907962"/>
                            <a:gd name="G29" fmla="sin 10800 -8907962"/>
                            <a:gd name="G30" fmla="sin 8982 -8907962"/>
                            <a:gd name="G31" fmla="+- G28 10800 0"/>
                            <a:gd name="G32" fmla="+- G29 10800 0"/>
                            <a:gd name="G33" fmla="+- G30 10800 0"/>
                            <a:gd name="G34" fmla="?: G4 0 G31"/>
                            <a:gd name="G35" fmla="?: -8907962 G34 0"/>
                            <a:gd name="G36" fmla="?: G6 G35 G31"/>
                            <a:gd name="G37" fmla="+- 21600 0 G36"/>
                            <a:gd name="G38" fmla="?: G4 0 G33"/>
                            <a:gd name="G39" fmla="?: -8907962 G38 G32"/>
                            <a:gd name="G40" fmla="?: G6 G39 0"/>
                            <a:gd name="G41" fmla="?: G4 G32 21600"/>
                            <a:gd name="G42" fmla="?: G6 G41 G33"/>
                            <a:gd name="T12" fmla="*/ 10800 w 21600"/>
                            <a:gd name="T13" fmla="*/ 0 h 21600"/>
                            <a:gd name="T14" fmla="*/ 3694 w 21600"/>
                            <a:gd name="T15" fmla="*/ 3919 h 21600"/>
                            <a:gd name="T16" fmla="*/ 10800 w 21600"/>
                            <a:gd name="T17" fmla="*/ 1818 h 21600"/>
                            <a:gd name="T18" fmla="*/ 17906 w 21600"/>
                            <a:gd name="T19" fmla="*/ 3919 h 21600"/>
                            <a:gd name="T20" fmla="*/ G36 w 21600"/>
                            <a:gd name="T21" fmla="*/ G40 h 21600"/>
                            <a:gd name="T22" fmla="*/ G37 w 21600"/>
                            <a:gd name="T23" fmla="*/ G42 h 21600"/>
                          </a:gdLst>
                          <a:ahLst/>
                          <a:cxnLst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21600" h="21600">
                              <a:moveTo>
                                <a:pt x="4347" y="4552"/>
                              </a:moveTo>
                              <a:cubicBezTo>
                                <a:pt x="6039" y="2804"/>
                                <a:pt x="8367" y="1817"/>
                                <a:pt x="10800" y="1818"/>
                              </a:cubicBezTo>
                              <a:cubicBezTo>
                                <a:pt x="13232" y="1818"/>
                                <a:pt x="15560" y="2804"/>
                                <a:pt x="17252" y="4552"/>
                              </a:cubicBezTo>
                              <a:lnTo>
                                <a:pt x="18559" y="3287"/>
                              </a:lnTo>
                              <a:cubicBezTo>
                                <a:pt x="16524" y="1186"/>
                                <a:pt x="13724" y="-1"/>
                                <a:pt x="10799" y="0"/>
                              </a:cubicBezTo>
                              <a:cubicBezTo>
                                <a:pt x="7875" y="0"/>
                                <a:pt x="5075" y="1186"/>
                                <a:pt x="3040" y="3287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464.15pt;margin-top:51.6pt;width:99pt;height:99pt;z-index:251657216" coordorigin="1237,3937" coordsize="12780,1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g4QAoAAGM5AAAOAAAAZHJzL2Uyb0RvYy54bWzsW+mO28gR/h8g79DgzwSy2LxECpYNZw4i&#10;wCZZYJUH4FDUgUiiQnJG4w3y7qmqPtik2JzZsbPxxhrDQ2lYqrvrq26W3n98PuzZU1HVu/K4cPg7&#10;12HFMS9Xu+Nm4fx9eT+JHVY32XGV7ctjsXA+F7Xz8cPvf/f+fJoXXrkt96uiYsDkWM/Pp4WzbZrT&#10;fDqt821xyOp35ak4ws11WR2yBt5Wm+mqys7A/bCfeq4bTc9ltTpVZV7UNfz1Vtx0PhD/9brIm7+t&#10;13XRsP3CAd0a+l3R7wf8Pf3wPptvquy03eVSjewNWhyy3RGEala3WZOxx2p3weqwy6uyLtfNu7w8&#10;TMv1epcXZANYw92eNWlVPp7Ils38vDlpN4Fre356M9v8r08/Vmy3WjiBw47ZAUJEUpnno2/Op80c&#10;SNLq9NPpx0oYCC9/KPN/1HB72r+P7zeCmD2c/1KugF/22JTkm+d1dUAWYDV7phB81iEonhuWwx+5&#10;F858FyKVwz31hoKUbyGS+Dnu+TOHwW0/gRfy3p3+/CzWn8aXqGU2F6JJXake2gYpV7derb/Mqz9t&#10;s1NBwarRZdKrofLqfVUUmMbMC4RjiUp5tTZdatxBHWvw/IvODGLplJkfSqcol4ah8ogXel2HZPP8&#10;sW7SoqS4ZE8/1A35c7OCVxTtlUyKJTh1fdjD2vjDlLnszIirJFY03KDhkeeyLVMiYWVoVp5B5sWx&#10;jZtvkNlYQdJqrVAji2IQBU02olhkkAU8sHGD7NPc0D6LmVD5WrKZa+OWGGQjunEzANyLbOy4GYQR&#10;7bgZBSszMwY95WBV6TTJtipz8uejTB14xTJEAZcW/6mscfFiHsHSXXK5MIEK88xCDDoiMZUikDdO&#10;DLmAxOGrOEOokZiWyoucIZJInLyKMwYKqSEQovaMa41xIPKOkUIl6ckKUKyPX5XDAL8eUEQ2P2UN&#10;BkC9ZOeFIxb9duHQAsQ7h/KpWJZE07TlF4Mq9WwJ9keTEJco6agI1W11PRE/IRFMMVgqCnUVlLi0&#10;iKEqDmCtolBXQenBsiHKF3niingdTyvDfF/WhQgZOpRwQ3sWA2KUymN5v9vvyfn7I/o7Cb2Q8rwu&#10;97sV3kRP19Xm4WZfsacM2o8bF/9JZ3fIAOaPK2K2LbLVnXzdZLu9eE3+QX5Q0mWcsbhTf/GvxE3u&#10;4rs4mARedDcJ3Nvbyaf7m2AS3fNZeOvf3tzc8n+jajyYb3erVXFE7VSvw4PXoZ7sukSXorudjhUd&#10;Y+/p59LYaVcNcjLYoq5kHcC0QD2B0Q/l6jMgYFWK5g2aTXixLaufHXaGxm3h1P98zKrCYfs/HwHD&#10;Ex5gejX0JghnkN+sMu88mHeyYw6sFk7jQLHClzeN6A4fT9VuswVJnMJ6LD9BG7PeIT6SfkIr+Qba&#10;iF+pn4C6Jbq0tp+ggocug67jq/UTkZuIJitOZr1+QvgX+zPPB0+LFaN6O3OR/KJ+grjSGmgbBRPK&#10;EgBQaCekRFs7gUA2xMnEMeRhYWW2E8jGwq3TTiDZsGJmOzHCzWwnbKzMXsKmldlIdL0F9eN7hmqs&#10;3boteQuYUkYxBFNMPyzELVYKoBKgAl5/AUsFncpiqusCaru4JwQilmItEytMUairEKwpx8n6+ikm&#10;V8wT5wyD++cr5n0bmAcFso95ES6Kr415s1Duob8VzLOhQX/rpqqEiYom4uF9C0a9AfFG8PMNiNdF&#10;KtOCX4p5polXxPt1EE+hTouHCllMXFT5+TLevR4ZW6xVEtXVlKz0U/eueHfFu29+jweFr493tAX7&#10;2ninz4wv8U4cvOAeL4jhYOUr7fGI68geDyu4kmciQR/vhviYeOd7hHdDrEy8QzawwxviZu7wkI1F&#10;MRPvRriZO7wR3UzAkye8Q7qZ+zyJxUOWDh0YD7HrHBgLNB5k95ogcDMKptO+czy2HnB/G4fFlBa4&#10;v6XA2/e3qhCMoz1m+OieVYjr1hYF0OoqQFxTvsizPf9tz6QUL3WVO2Z1UnztIK6nxP+np8QAEf0O&#10;Iv5v7Jj1KTF3A947JhaPjegxfqzPxb74mJi4jrQQAsC4lGhrImhDDMiPT7Z6zEwEQzaA/EPcOn2E&#10;eIY9xM3sI+yqmW3EiGpmG2HTy+whqLkZMNFsILpKfecwDeZ/2bZZ5DwAKaWMHUhb6LFBKW2Z8cGw&#10;Sj7r3lnIBMqWqQI8dZXAh2fJyHIcna9HxdfHo9AJigenv7XHo9hPC+TDo2sayWIezW0Mb57ZsbzZ&#10;wpRK8amqyjM+fYcnyGJwo/MBfGOfwxLPpideFLtJ7NEDIjnjNjCrpsayuDcyqdadNhh7kJqCxWLM&#10;6I8TFoN45rI+qKX6QSrQTOLEnSXRIJ3e4wEdsNG0fZDUMmkYzAsjRj4z4VaLBBKoYTAIdkmUarA1&#10;9Vq6TIwHmey0ZnaJmhmQJBaBGrY7Aj0mRowMgamJ3GnAvEsLNS+7PBhGamfALCpp8O+oFDAxyGSq&#10;ZOJ/Gg2olGr0zx5qa/C0QLsrTUk2V+ouAvROY7aMmJimMjVuzyA+zlmasHTGwLG9jksrbddHywIS&#10;H05jBpOpPchAjThkEWhFa7+jks4kVAmoUs7x2teqVd2uVitxVC+dmKQXJBvqJsbDOprphCLNPNDK&#10;h/9eT7OU66QCfrhKU04jpR1eOshAw13sY4fKgo6zQYU15EKkGSMqMpxdEukokZ0xCwMU2+eF8zii&#10;YOUwEpjyxJaoqadrCIx2j1PqoKJomMiUJl/I7oTC41Y6HQrDMcD3gp8ZCuEX4esLQh0PuRA4rASY&#10;GOsuhdTTARFkkOk8EpsnM7qeDge6UNiqyvoFSx0VdOI4ra9Dg7Rkj42tr2NDHo9tnvS7kUmsdJ3I&#10;+NYI+joy6KEAsx9U6bnR12EBImUBEAL5BWknMBEQhYMcdWDAXIoJSabH0GZkfB2ZVj0a7OwQ6ZB0&#10;1YtB8sWqwp5dLBfkiAoml1YEOhpCLPAZzpxAh0NyC6D4+X0Nl53hYJEzsFseSMXlxYnvMJWOGhXK&#10;JMBj90F2OnJImEBxgNGqQUIdNyAc11CHDiljHltZ6tgh4SxxI6uWOoAvaNnWOiBMfSvDttIhnXhY&#10;P2S1p8NH/GY2BeHLG23fkQaeafIb9/jDc8r2g22IOGw1lwBWsDjFxhr3w7C/HpoK5xBOIn/dQDaH&#10;UBF5ZyR7cPu+xBjAGOcSfQyjnUv0IYxOL8UXXLKh4WmRcTTwRVEY2sgHfgCJBUoEYUiLFqS3m/n8&#10;8WGX/6n42Zyjjlwf8gY+4cWuBGyxMY/9SLCC7JSHaHLHjmBCH8G8VY7ssB4SxH0Pyy5IUh8DK2lG&#10;m4ehGpPu6cBnMIzdt6fLvHeaEIehMMf3YhU1RdL9oJQdhfDVF9KKx7Jwyjv+TN6ZyFKuzJ8lQgSV&#10;bQzvi7bP4hmUEDBdVnrBKXTlX3lPtO/KMxHDiJ6Q/9lU+GHXwFfj9rvDwoE0gB+BXdcRcZwWVxvy&#10;39aIOH0BDb7JRxVRfusQvypovifj2u9GfvgPAAAA//8DAFBLAwQUAAYACAAAACEAk5ElgeEAAAAM&#10;AQAADwAAAGRycy9kb3ducmV2LnhtbEyPwWrDMAyG74O9g1Fht9Wxw0qXximlbDuVwdrB2M2N1SQ0&#10;tkPsJunbTz2tR+n/+PUpX0+2ZQP2ofFOgZgnwNCV3jSuUvB9eH9eAgtRO6Nb71DBFQOsi8eHXGfG&#10;j+4Lh32sGJW4kGkFdYxdxnkoa7Q6zH2HjrKT762ONPYVN70eqdy2XCbJglvdOLpQ6w63NZbn/cUq&#10;+Bj1uEnF27A7n7bX38PL589OoFJPs2mzAhZxiv8w3PRJHQpyOvqLM4G1Cl7lMiWUgiSVwG6EkAta&#10;HRWkiZDAi5zfP1H8AQAA//8DAFBLAQItABQABgAIAAAAIQC2gziS/gAAAOEBAAATAAAAAAAAAAAA&#10;AAAAAAAAAABbQ29udGVudF9UeXBlc10ueG1sUEsBAi0AFAAGAAgAAAAhADj9If/WAAAAlAEAAAsA&#10;AAAAAAAAAAAAAAAALwEAAF9yZWxzLy5yZWxzUEsBAi0AFAAGAAgAAAAhAMH0eDhACgAAYzkAAA4A&#10;AAAAAAAAAAAAAAAALgIAAGRycy9lMm9Eb2MueG1sUEsBAi0AFAAGAAgAAAAhAJORJYHhAAAADAEA&#10;AA8AAAAAAAAAAAAAAAAAmgwAAGRycy9kb3ducmV2LnhtbFBLBQYAAAAABAAEAPMAAACoDQAAAAA=&#10;">
              <v:shape id="Freeform 24" o:spid="_x0000_s1027" style="position:absolute;left:4837;top:7357;width:5580;height:2520;visibility:visible;mso-wrap-style:square;v-text-anchor:top" coordsize="5580,2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RA3sQA&#10;AADaAAAADwAAAGRycy9kb3ducmV2LnhtbESPQWvCQBSE74X+h+UVvBTdKCglugmlEBBPakuLt2f2&#10;mUSzb+PuatJ/3y0Uehxm5htmlQ+mFXdyvrGsYDpJQBCXVjdcKfh4L8YvIHxA1thaJgXf5CHPHh9W&#10;mGrb847u+1CJCGGfooI6hC6V0pc1GfQT2xFH72SdwRClq6R22Ee4aeUsSRbSYMNxocaO3moqL/ub&#10;UVAWh23/tSiun8ezNevKX58vbqPU6Gl4XYIINIT/8F97rRXM4fdKvAEy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UQN7EAAAA2gAAAA8AAAAAAAAAAAAAAAAAmAIAAGRycy9k&#10;b3ducmV2LnhtbFBLBQYAAAAABAAEAPUAAACJAwAAAAA=&#10;" path="m,1620l2880,,5580,1620,4140,2520,2700,1620,1260,2520,,1620xe" filled="f" strokecolor="silver">
                <v:path arrowok="t" o:connecttype="custom" o:connectlocs="0,1620;2880,0;5580,1620;4140,2520;2700,1620;1260,2520;0,1620" o:connectangles="0,0,0,0,0,0,0"/>
              </v:shape>
              <v:shape id="Freeform 25" o:spid="_x0000_s1028" style="position:absolute;left:6097;top:8977;width:1440;height:2340;visibility:visible;mso-wrap-style:square;v-text-anchor:top" coordsize="1440,2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QB28IA&#10;AADaAAAADwAAAGRycy9kb3ducmV2LnhtbESPQYvCMBSE74L/IbwFL7KmKyhuNYoIgqAiVqHXR/Ns&#10;yzYvpclq9dcbQfA4zMw3zGzRmkpcqXGlZQU/gwgEcWZ1ybmC82n9PQHhPLLGyjIpuJODxbzbmWGs&#10;7Y2PdE18LgKEXYwKCu/rWEqXFWTQDWxNHLyLbQz6IJtc6gZvAW4qOYyisTRYclgosKZVQdlf8m8U&#10;7NLUHNaPXX//2P5u+nJkk3Rplep9tcspCE+t/4Tf7Y1WMIbXlXAD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tAHbwgAAANoAAAAPAAAAAAAAAAAAAAAAAJgCAABkcnMvZG93&#10;bnJldi54bWxQSwUGAAAAAAQABAD1AAAAhwMAAAAA&#10;" path="m,900l,2340,1440,1440,1440,,,900xe" filled="f" strokecolor="silver">
                <v:path arrowok="t" o:connecttype="custom" o:connectlocs="0,900;0,2340;1440,1440;1440,0;0,900" o:connectangles="0,0,0,0,0"/>
              </v:shape>
              <v:shape id="Freeform 26" o:spid="_x0000_s1029" style="position:absolute;left:7537;top:8977;width:1440;height:2340;visibility:visible;mso-wrap-style:square;v-text-anchor:top" coordsize="1440,2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ikQMUA&#10;AADaAAAADwAAAGRycy9kb3ducmV2LnhtbESPQWvCQBSE7wX/w/KEXoLZWKjV1FWkIAhNEVMh10f2&#10;NQlm34bsNqb++m5B6HGYmW+Y9XY0rRiod41lBfM4AUFcWt1wpeD8uZ8tQTiPrLG1TAp+yMF2M3lY&#10;Y6rtlU805L4SAcIuRQW1910qpStrMuhi2xEH78v2Bn2QfSV1j9cAN618SpKFNNhwWKixo7eaykv+&#10;bRRkRWGO+1sWfdzeV4dIPtu82FmlHqfj7hWEp9H/h+/tg1bwAn9Xwg2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+KRAxQAAANoAAAAPAAAAAAAAAAAAAAAAAJgCAABkcnMv&#10;ZG93bnJldi54bWxQSwUGAAAAAAQABAD1AAAAigMAAAAA&#10;" path="m,l,1440r1440,900l1440,900,,xe" filled="f" strokecolor="silver">
                <v:path arrowok="t" o:connecttype="custom" o:connectlocs="0,0;0,1440;1440,2340;1440,900;0,0" o:connectangles="0,0,0,0,0"/>
              </v:shape>
              <v:shape id="Freeform 27" o:spid="_x0000_s1030" style="position:absolute;left:4837;top:8977;width:2700;height:4860;visibility:visible;mso-wrap-style:square;v-text-anchor:top" coordsize="2700,4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jDE7wA&#10;AADaAAAADwAAAGRycy9kb3ducmV2LnhtbERPzQ7BQBC+S7zDZiRubAlCWSJE4uCiSBxHd7SN7mzT&#10;XdTb24PE8cv3v1g1phQvql1hWcGgH4EgTq0uOFNwPu16UxDOI2ssLZOCDzlYLdutBcbavvlIr8Rn&#10;IoSwi1FB7n0VS+nSnAy6vq2IA3e3tUEfYJ1JXeM7hJtSDqNoIg0WHBpyrGiTU/pInkbBab3Nxp/D&#10;5TqTl9vI7cpr4jcjpbqdZj0H4anxf/HPvdcKwtZwJd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9qMMTvAAAANoAAAAPAAAAAAAAAAAAAAAAAJgCAABkcnMvZG93bnJldi54&#10;bWxQSwUGAAAAAAQABAD1AAAAgQMAAAAA&#10;" path="m,l,3240,2700,4860r,-1620l1260,2340r,-1440l,xe" filled="f" strokecolor="silver">
                <v:path arrowok="t" o:connecttype="custom" o:connectlocs="0,0;0,3240;2700,4860;2700,3240;1260,2340;1260,900;0,0" o:connectangles="0,0,0,0,0,0,0"/>
              </v:shape>
              <v:shape id="Freeform 28" o:spid="_x0000_s1031" style="position:absolute;left:6097;top:10417;width:2880;height:1800;visibility:visible;mso-wrap-style:square;v-text-anchor:top" coordsize="2880,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NcC8MA&#10;AADaAAAADwAAAGRycy9kb3ducmV2LnhtbESPQWvCQBSE7wX/w/KE3upGwVajq9iC4KWCMRdvj+wz&#10;G82+jdlV03/vCgWPw8x8w8yXna3FjVpfOVYwHCQgiAunKy4V5Pv1xwSED8gaa8ek4I88LBe9tzmm&#10;2t15R7cslCJC2KeowITQpFL6wpBFP3ANcfSOrrUYomxLqVu8R7it5ShJPqXFiuOCwYZ+DBXn7GoV&#10;7K7fIc+a7WU8PW2/zOE334xWZ6Xe+91qBiJQF17h//ZGK5jC80q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NcC8MAAADaAAAADwAAAAAAAAAAAAAAAACYAgAAZHJzL2Rv&#10;d25yZXYueG1sUEsFBgAAAAAEAAQA9QAAAIgDAAAAAA==&#10;" path="m,900r1440,900l2880,900,1440,,,900xe" filled="f" strokecolor="silver">
                <v:path arrowok="t" o:connecttype="custom" o:connectlocs="0,900;1440,1800;2880,900;1440,0;0,900" o:connectangles="0,0,0,0,0"/>
              </v:shape>
              <v:shape id="AutoShape 29" o:spid="_x0000_s1032" style="position:absolute;left:1237;top:3937;width:12780;height:12780;rotation:-2928347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xfO8MA&#10;AADbAAAADwAAAGRycy9kb3ducmV2LnhtbESPQWsCMRCF7wX/QxjBW822UpGtUVQoSC+lq/Y8bKbZ&#10;ZTeTJYm6/fedQ6G3Gd6b975Zb0ffqxvF1AY28DQvQBHXwbbsDJxPb48rUCkjW+wDk4EfSrDdTB7W&#10;WNpw50+6VdkpCeFUooEm56HUOtUNeUzzMBCL9h2ixyxrdNpGvEu47/VzUSy1x5alocGBDg3VXXX1&#10;Br4Wl5fu1O2Pvov6vbp+oNu5pTGz6bh7BZVpzP/mv+ujFXyhl19kAL3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xfO8MAAADbAAAADwAAAAAAAAAAAAAAAACYAgAAZHJzL2Rv&#10;d25yZXYueG1sUEsFBgAAAAAEAAQA9QAAAIgDAAAAAA==&#10;" path="m4347,4552c6039,2804,8367,1817,10800,1818v2432,,4760,986,6452,2734l18559,3287c16524,1186,13724,-1,10799,,7875,,5075,1186,3040,3287l4347,4552xe" filled="f" strokecolor="silver">
                <v:stroke joinstyle="miter"/>
                <v:path o:connecttype="custom" o:connectlocs="6390,0;2186,2319;6390,1076;10594,2319" o:connectangles="0,0,0,0" textboxrect="1595,0,20005,6103"/>
              </v:shape>
            </v:group>
          </w:pict>
        </mc:Fallback>
      </mc:AlternateContent>
    </w:r>
    <w:r>
      <w:rPr>
        <w:noProof/>
        <w:sz w:val="20"/>
        <w:lang w:eastAsia="fr-FR" w:bidi="ar-SA"/>
      </w:rPr>
      <w:drawing>
        <wp:anchor distT="0" distB="0" distL="114300" distR="114300" simplePos="0" relativeHeight="251655168" behindDoc="0" locked="0" layoutInCell="1" allowOverlap="1" wp14:anchorId="3B6B6324" wp14:editId="21C737A5">
          <wp:simplePos x="0" y="0"/>
          <wp:positionH relativeFrom="column">
            <wp:posOffset>-508635</wp:posOffset>
          </wp:positionH>
          <wp:positionV relativeFrom="paragraph">
            <wp:posOffset>-270510</wp:posOffset>
          </wp:positionV>
          <wp:extent cx="803275" cy="668020"/>
          <wp:effectExtent l="0" t="0" r="0" b="0"/>
          <wp:wrapNone/>
          <wp:docPr id="45" name="Image 21" descr="MATIS Tech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1" descr="MATIS Tech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668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Default="007F6C89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Default="007F6C89" w:rsidP="00936C16">
    <w:pPr>
      <w:pBdr>
        <w:bottom w:val="double" w:sz="4" w:space="1" w:color="auto"/>
      </w:pBdr>
      <w:tabs>
        <w:tab w:val="left" w:pos="3969"/>
        <w:tab w:val="left" w:pos="8222"/>
      </w:tabs>
      <w:rPr>
        <w:b/>
        <w:sz w:val="20"/>
        <w:szCs w:val="20"/>
      </w:rPr>
    </w:pPr>
    <w:r w:rsidRPr="0048186A">
      <w:rPr>
        <w:b/>
        <w:sz w:val="20"/>
        <w:szCs w:val="20"/>
      </w:rPr>
      <w:t>MATIS TECHNOLOGIES</w:t>
    </w:r>
    <w:r w:rsidRPr="0048186A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RADOME Cahier Des Charges Fonctionnel</w:t>
    </w:r>
  </w:p>
  <w:p w:rsidR="007F6C89" w:rsidRDefault="007F6C89" w:rsidP="00BC32D5">
    <w:pPr>
      <w:pBdr>
        <w:bottom w:val="double" w:sz="4" w:space="1" w:color="auto"/>
      </w:pBdr>
      <w:tabs>
        <w:tab w:val="left" w:pos="3969"/>
        <w:tab w:val="left" w:pos="8222"/>
      </w:tabs>
      <w:jc w:val="right"/>
      <w:rPr>
        <w:b/>
        <w:sz w:val="20"/>
        <w:szCs w:val="20"/>
      </w:rPr>
    </w:pPr>
  </w:p>
  <w:p w:rsidR="007F6C89" w:rsidRPr="002B5B51" w:rsidRDefault="007F6C89" w:rsidP="00BC32D5">
    <w:pPr>
      <w:pBdr>
        <w:bottom w:val="double" w:sz="4" w:space="1" w:color="auto"/>
      </w:pBdr>
      <w:tabs>
        <w:tab w:val="left" w:pos="3969"/>
        <w:tab w:val="left" w:pos="8222"/>
      </w:tabs>
      <w:jc w:val="right"/>
      <w:rPr>
        <w:b/>
        <w:sz w:val="20"/>
        <w:szCs w:val="20"/>
      </w:rPr>
    </w:pPr>
    <w:r w:rsidRPr="0048186A">
      <w:rPr>
        <w:sz w:val="20"/>
        <w:szCs w:val="20"/>
      </w:rPr>
      <w:t xml:space="preserve">Page </w:t>
    </w:r>
    <w:r w:rsidRPr="000F0BF3">
      <w:rPr>
        <w:sz w:val="20"/>
        <w:szCs w:val="20"/>
      </w:rPr>
      <w:fldChar w:fldCharType="begin"/>
    </w:r>
    <w:r w:rsidRPr="0048186A">
      <w:rPr>
        <w:sz w:val="20"/>
        <w:szCs w:val="20"/>
      </w:rPr>
      <w:instrText xml:space="preserve"> PAGE </w:instrText>
    </w:r>
    <w:r w:rsidRPr="000F0BF3">
      <w:rPr>
        <w:sz w:val="20"/>
        <w:szCs w:val="20"/>
      </w:rPr>
      <w:fldChar w:fldCharType="separate"/>
    </w:r>
    <w:r w:rsidR="001C5BAB">
      <w:rPr>
        <w:noProof/>
        <w:sz w:val="20"/>
        <w:szCs w:val="20"/>
      </w:rPr>
      <w:t>2</w:t>
    </w:r>
    <w:r w:rsidRPr="000F0BF3">
      <w:rPr>
        <w:sz w:val="20"/>
        <w:szCs w:val="20"/>
      </w:rPr>
      <w:fldChar w:fldCharType="end"/>
    </w:r>
    <w:r w:rsidRPr="0048186A">
      <w:rPr>
        <w:sz w:val="20"/>
        <w:szCs w:val="20"/>
      </w:rPr>
      <w:t xml:space="preserve"> sur </w:t>
    </w:r>
    <w:r w:rsidRPr="000F0BF3">
      <w:rPr>
        <w:sz w:val="20"/>
        <w:szCs w:val="20"/>
      </w:rPr>
      <w:fldChar w:fldCharType="begin"/>
    </w:r>
    <w:r w:rsidRPr="0048186A">
      <w:rPr>
        <w:sz w:val="20"/>
        <w:szCs w:val="20"/>
      </w:rPr>
      <w:instrText xml:space="preserve"> NUMPAGES  </w:instrText>
    </w:r>
    <w:r w:rsidRPr="000F0BF3">
      <w:rPr>
        <w:sz w:val="20"/>
        <w:szCs w:val="20"/>
      </w:rPr>
      <w:fldChar w:fldCharType="separate"/>
    </w:r>
    <w:r w:rsidR="001C5BAB">
      <w:rPr>
        <w:noProof/>
        <w:sz w:val="20"/>
        <w:szCs w:val="20"/>
      </w:rPr>
      <w:t>10</w:t>
    </w:r>
    <w:r w:rsidRPr="000F0BF3">
      <w:rPr>
        <w:sz w:val="20"/>
        <w:szCs w:val="20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C89" w:rsidRDefault="007F6C8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84pt;height:87pt" o:bullet="t">
        <v:imagedata r:id="rId1" o:title="clip_image001"/>
      </v:shape>
    </w:pict>
  </w:numPicBullet>
  <w:abstractNum w:abstractNumId="0">
    <w:nsid w:val="070C17D6"/>
    <w:multiLevelType w:val="multilevel"/>
    <w:tmpl w:val="2EE8D68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IV2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>
    <w:nsid w:val="0798714F"/>
    <w:multiLevelType w:val="multilevel"/>
    <w:tmpl w:val="9FB6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8E5A6C"/>
    <w:multiLevelType w:val="multilevel"/>
    <w:tmpl w:val="54047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>
    <w:nsid w:val="131367BB"/>
    <w:multiLevelType w:val="multilevel"/>
    <w:tmpl w:val="E65ACF84"/>
    <w:styleLink w:val="Corp"/>
    <w:lvl w:ilvl="0">
      <w:start w:val="1"/>
      <w:numFmt w:val="bullet"/>
      <w:lvlText w:val=""/>
      <w:lvlJc w:val="left"/>
      <w:pPr>
        <w:tabs>
          <w:tab w:val="num" w:pos="2234"/>
        </w:tabs>
        <w:ind w:left="2234" w:hanging="360"/>
      </w:pPr>
      <w:rPr>
        <w:rFonts w:ascii="Wingdings" w:hAnsi="Wingdings"/>
        <w:sz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A002F6"/>
    <w:multiLevelType w:val="multilevel"/>
    <w:tmpl w:val="B396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>
    <w:nsid w:val="1592481F"/>
    <w:multiLevelType w:val="hybridMultilevel"/>
    <w:tmpl w:val="6A164350"/>
    <w:lvl w:ilvl="0" w:tplc="FD5A0894">
      <w:start w:val="1"/>
      <w:numFmt w:val="bullet"/>
      <w:lvlText w:val="-"/>
      <w:lvlJc w:val="left"/>
      <w:pPr>
        <w:ind w:left="1065" w:hanging="360"/>
      </w:pPr>
      <w:rPr>
        <w:rFonts w:ascii="Trebuchet MS" w:eastAsia="Times New Roman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>
    <w:nsid w:val="190D2B31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>
    <w:nsid w:val="1B136B76"/>
    <w:multiLevelType w:val="multilevel"/>
    <w:tmpl w:val="2444BFD8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  <w:rPr>
        <w:rFonts w:hint="default"/>
      </w:rPr>
    </w:lvl>
  </w:abstractNum>
  <w:abstractNum w:abstractNumId="8">
    <w:nsid w:val="1D6E4048"/>
    <w:multiLevelType w:val="hybridMultilevel"/>
    <w:tmpl w:val="AF0AA11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F650F3D"/>
    <w:multiLevelType w:val="multilevel"/>
    <w:tmpl w:val="3A7613BA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abstractNum w:abstractNumId="10">
    <w:nsid w:val="21462E6F"/>
    <w:multiLevelType w:val="multilevel"/>
    <w:tmpl w:val="54047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>
    <w:nsid w:val="23005D97"/>
    <w:multiLevelType w:val="multilevel"/>
    <w:tmpl w:val="667AB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>
    <w:nsid w:val="26D572DC"/>
    <w:multiLevelType w:val="multilevel"/>
    <w:tmpl w:val="AF7EE7C4"/>
    <w:lvl w:ilvl="0">
      <w:start w:val="1"/>
      <w:numFmt w:val="decimal"/>
      <w:lvlText w:val="%1."/>
      <w:lvlJc w:val="left"/>
      <w:pPr>
        <w:tabs>
          <w:tab w:val="num" w:pos="814"/>
        </w:tabs>
        <w:ind w:left="45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134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14"/>
        </w:tabs>
        <w:ind w:left="131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94"/>
        </w:tabs>
        <w:ind w:left="182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14"/>
        </w:tabs>
        <w:ind w:left="232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94"/>
        </w:tabs>
        <w:ind w:left="283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14"/>
        </w:tabs>
        <w:ind w:left="3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94"/>
        </w:tabs>
        <w:ind w:left="383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014"/>
        </w:tabs>
        <w:ind w:left="4414" w:hanging="1440"/>
      </w:pPr>
      <w:rPr>
        <w:rFonts w:hint="default"/>
      </w:rPr>
    </w:lvl>
  </w:abstractNum>
  <w:abstractNum w:abstractNumId="13">
    <w:nsid w:val="27297D75"/>
    <w:multiLevelType w:val="multilevel"/>
    <w:tmpl w:val="7E529A54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  <w:rPr>
        <w:rFonts w:hint="default"/>
      </w:rPr>
    </w:lvl>
  </w:abstractNum>
  <w:abstractNum w:abstractNumId="14">
    <w:nsid w:val="280D24DB"/>
    <w:multiLevelType w:val="hybridMultilevel"/>
    <w:tmpl w:val="DC425A6C"/>
    <w:lvl w:ilvl="0" w:tplc="DC7283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5D1014"/>
    <w:multiLevelType w:val="hybridMultilevel"/>
    <w:tmpl w:val="F41C8182"/>
    <w:lvl w:ilvl="0" w:tplc="040C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5C172F"/>
    <w:multiLevelType w:val="hybridMultilevel"/>
    <w:tmpl w:val="1EEA7FFE"/>
    <w:lvl w:ilvl="0" w:tplc="37AC4C62">
      <w:start w:val="1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9E64CF"/>
    <w:multiLevelType w:val="hybridMultilevel"/>
    <w:tmpl w:val="55D08894"/>
    <w:lvl w:ilvl="0" w:tplc="FD5A0894">
      <w:start w:val="1"/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18">
    <w:nsid w:val="39A23253"/>
    <w:multiLevelType w:val="hybridMultilevel"/>
    <w:tmpl w:val="D0B2BB9E"/>
    <w:lvl w:ilvl="0" w:tplc="FD5A0894">
      <w:start w:val="1"/>
      <w:numFmt w:val="bullet"/>
      <w:lvlText w:val="-"/>
      <w:lvlJc w:val="left"/>
      <w:pPr>
        <w:ind w:left="1065" w:hanging="360"/>
      </w:pPr>
      <w:rPr>
        <w:rFonts w:ascii="Trebuchet MS" w:eastAsia="Times New Roman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8640B8"/>
    <w:multiLevelType w:val="hybridMultilevel"/>
    <w:tmpl w:val="3C1A25C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D9010D9"/>
    <w:multiLevelType w:val="multilevel"/>
    <w:tmpl w:val="522CDF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1">
    <w:nsid w:val="3FDA4830"/>
    <w:multiLevelType w:val="hybridMultilevel"/>
    <w:tmpl w:val="771E5B5E"/>
    <w:lvl w:ilvl="0" w:tplc="57BA03AE">
      <w:start w:val="1"/>
      <w:numFmt w:val="decimal"/>
      <w:lvlText w:val="Ref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65B4C19"/>
    <w:multiLevelType w:val="hybridMultilevel"/>
    <w:tmpl w:val="7578D656"/>
    <w:lvl w:ilvl="0" w:tplc="95D462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7431FE"/>
    <w:multiLevelType w:val="multilevel"/>
    <w:tmpl w:val="BC0214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57FE6217"/>
    <w:multiLevelType w:val="hybridMultilevel"/>
    <w:tmpl w:val="B4D017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074F54"/>
    <w:multiLevelType w:val="multilevel"/>
    <w:tmpl w:val="B98474AA"/>
    <w:lvl w:ilvl="0">
      <w:start w:val="1"/>
      <w:numFmt w:val="decimal"/>
      <w:lvlText w:val="%1."/>
      <w:lvlJc w:val="left"/>
      <w:pPr>
        <w:tabs>
          <w:tab w:val="num" w:pos="814"/>
        </w:tabs>
        <w:ind w:left="45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134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14"/>
        </w:tabs>
        <w:ind w:left="131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94"/>
        </w:tabs>
        <w:ind w:left="182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14"/>
        </w:tabs>
        <w:ind w:left="232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94"/>
        </w:tabs>
        <w:ind w:left="283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214"/>
        </w:tabs>
        <w:ind w:left="3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94"/>
        </w:tabs>
        <w:ind w:left="383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014"/>
        </w:tabs>
        <w:ind w:left="4414" w:hanging="1440"/>
      </w:pPr>
      <w:rPr>
        <w:rFonts w:hint="default"/>
      </w:rPr>
    </w:lvl>
  </w:abstractNum>
  <w:abstractNum w:abstractNumId="26">
    <w:nsid w:val="5AAF34FE"/>
    <w:multiLevelType w:val="hybridMultilevel"/>
    <w:tmpl w:val="27AE92F0"/>
    <w:lvl w:ilvl="0" w:tplc="FFFFFFFF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BE64262"/>
    <w:multiLevelType w:val="hybridMultilevel"/>
    <w:tmpl w:val="C80AE3F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7ED4224"/>
    <w:multiLevelType w:val="hybridMultilevel"/>
    <w:tmpl w:val="CB0C3548"/>
    <w:lvl w:ilvl="0" w:tplc="37AC4C62">
      <w:start w:val="1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9814EC8"/>
    <w:multiLevelType w:val="multilevel"/>
    <w:tmpl w:val="92426B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0">
    <w:nsid w:val="69A64DB0"/>
    <w:multiLevelType w:val="hybridMultilevel"/>
    <w:tmpl w:val="274AC5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AD20E4"/>
    <w:multiLevelType w:val="hybridMultilevel"/>
    <w:tmpl w:val="64185CAA"/>
    <w:lvl w:ilvl="0" w:tplc="6EA4135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NewRomanPS-BoldMT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CDD3B26"/>
    <w:multiLevelType w:val="hybridMultilevel"/>
    <w:tmpl w:val="AAC0337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21E2CD6"/>
    <w:multiLevelType w:val="hybridMultilevel"/>
    <w:tmpl w:val="A2E48AC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7390540"/>
    <w:multiLevelType w:val="hybridMultilevel"/>
    <w:tmpl w:val="2062AE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19203A"/>
    <w:multiLevelType w:val="hybridMultilevel"/>
    <w:tmpl w:val="CFE62BD0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82C715F"/>
    <w:multiLevelType w:val="hybridMultilevel"/>
    <w:tmpl w:val="7A1C29F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37">
    <w:nsid w:val="78826A61"/>
    <w:multiLevelType w:val="hybridMultilevel"/>
    <w:tmpl w:val="94FC2C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820FB9"/>
    <w:multiLevelType w:val="multilevel"/>
    <w:tmpl w:val="5100E6E6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1"/>
  </w:num>
  <w:num w:numId="5">
    <w:abstractNumId w:val="31"/>
  </w:num>
  <w:num w:numId="6">
    <w:abstractNumId w:val="27"/>
  </w:num>
  <w:num w:numId="7">
    <w:abstractNumId w:val="32"/>
  </w:num>
  <w:num w:numId="8">
    <w:abstractNumId w:val="35"/>
  </w:num>
  <w:num w:numId="9">
    <w:abstractNumId w:val="6"/>
  </w:num>
  <w:num w:numId="10">
    <w:abstractNumId w:val="19"/>
  </w:num>
  <w:num w:numId="11">
    <w:abstractNumId w:val="28"/>
  </w:num>
  <w:num w:numId="12">
    <w:abstractNumId w:val="16"/>
  </w:num>
  <w:num w:numId="13">
    <w:abstractNumId w:val="23"/>
  </w:num>
  <w:num w:numId="14">
    <w:abstractNumId w:val="29"/>
  </w:num>
  <w:num w:numId="15">
    <w:abstractNumId w:val="10"/>
  </w:num>
  <w:num w:numId="16">
    <w:abstractNumId w:val="2"/>
  </w:num>
  <w:num w:numId="1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20"/>
  </w:num>
  <w:num w:numId="2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6"/>
  </w:num>
  <w:num w:numId="22">
    <w:abstractNumId w:val="7"/>
  </w:num>
  <w:num w:numId="23">
    <w:abstractNumId w:val="9"/>
  </w:num>
  <w:num w:numId="24">
    <w:abstractNumId w:val="8"/>
  </w:num>
  <w:num w:numId="25">
    <w:abstractNumId w:val="25"/>
  </w:num>
  <w:num w:numId="26">
    <w:abstractNumId w:val="13"/>
  </w:num>
  <w:num w:numId="27">
    <w:abstractNumId w:val="33"/>
  </w:num>
  <w:num w:numId="28">
    <w:abstractNumId w:val="12"/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8"/>
  </w:num>
  <w:num w:numId="31">
    <w:abstractNumId w:val="1"/>
  </w:num>
  <w:num w:numId="32">
    <w:abstractNumId w:val="11"/>
  </w:num>
  <w:num w:numId="33">
    <w:abstractNumId w:val="34"/>
  </w:num>
  <w:num w:numId="34">
    <w:abstractNumId w:val="37"/>
  </w:num>
  <w:num w:numId="35">
    <w:abstractNumId w:val="30"/>
  </w:num>
  <w:num w:numId="36">
    <w:abstractNumId w:val="5"/>
  </w:num>
  <w:num w:numId="37">
    <w:abstractNumId w:val="15"/>
  </w:num>
  <w:num w:numId="38">
    <w:abstractNumId w:val="22"/>
  </w:num>
  <w:num w:numId="39">
    <w:abstractNumId w:val="14"/>
  </w:num>
  <w:num w:numId="40">
    <w:abstractNumId w:val="24"/>
  </w:num>
  <w:num w:numId="41">
    <w:abstractNumId w:val="17"/>
  </w:num>
  <w:num w:numId="42">
    <w:abstractNumId w:val="18"/>
  </w:num>
  <w:num w:numId="43">
    <w:abstractNumId w:val="3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activeWritingStyle w:appName="MSWord" w:lang="fr-FR" w:vendorID="64" w:dllVersion="131078" w:nlCheck="1" w:checkStyle="1"/>
  <w:activeWritingStyle w:appName="MSWord" w:lang="en-GB" w:vendorID="64" w:dllVersion="131078" w:nlCheck="1" w:checkStyle="1"/>
  <w:activeWritingStyle w:appName="MSWord" w:lang="de-DE" w:vendorID="64" w:dllVersion="131078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efaultTabStop w:val="709"/>
  <w:hyphenationZone w:val="425"/>
  <w:drawingGridHorizontalSpacing w:val="170"/>
  <w:drawingGridVerticalSpacing w:val="170"/>
  <w:characterSpacingControl w:val="doNotCompress"/>
  <w:hdrShapeDefaults>
    <o:shapedefaults v:ext="edit" spidmax="2049" style="mso-wrap-style:none;v-text-anchor:middle" o:bwmode="highContrast" fillcolor="silver">
      <v:fill color="silver"/>
      <v:textbox inset="7.25pt,1.2788mm,7.25pt,1.2788mm"/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AA0"/>
    <w:rsid w:val="000004F0"/>
    <w:rsid w:val="00000619"/>
    <w:rsid w:val="000028B9"/>
    <w:rsid w:val="00004731"/>
    <w:rsid w:val="00010FB4"/>
    <w:rsid w:val="0001164A"/>
    <w:rsid w:val="0001321E"/>
    <w:rsid w:val="00014835"/>
    <w:rsid w:val="00014C5B"/>
    <w:rsid w:val="00014CF6"/>
    <w:rsid w:val="0002046E"/>
    <w:rsid w:val="000215BE"/>
    <w:rsid w:val="00027A6F"/>
    <w:rsid w:val="0003051E"/>
    <w:rsid w:val="000310B1"/>
    <w:rsid w:val="00031EFA"/>
    <w:rsid w:val="00035760"/>
    <w:rsid w:val="00035A31"/>
    <w:rsid w:val="00037064"/>
    <w:rsid w:val="00037399"/>
    <w:rsid w:val="00037ACE"/>
    <w:rsid w:val="000405D5"/>
    <w:rsid w:val="00040D9D"/>
    <w:rsid w:val="0004284B"/>
    <w:rsid w:val="00042908"/>
    <w:rsid w:val="00043EBD"/>
    <w:rsid w:val="00044FAB"/>
    <w:rsid w:val="000456F9"/>
    <w:rsid w:val="00045A41"/>
    <w:rsid w:val="00045C7E"/>
    <w:rsid w:val="00047E10"/>
    <w:rsid w:val="00050CCF"/>
    <w:rsid w:val="00053D2A"/>
    <w:rsid w:val="00053E2E"/>
    <w:rsid w:val="000570B0"/>
    <w:rsid w:val="00057DC9"/>
    <w:rsid w:val="000609ED"/>
    <w:rsid w:val="00060F6D"/>
    <w:rsid w:val="00061F52"/>
    <w:rsid w:val="00062B6A"/>
    <w:rsid w:val="000633E6"/>
    <w:rsid w:val="00063C4B"/>
    <w:rsid w:val="00065211"/>
    <w:rsid w:val="000704EC"/>
    <w:rsid w:val="00075406"/>
    <w:rsid w:val="00076F04"/>
    <w:rsid w:val="00077730"/>
    <w:rsid w:val="00077A65"/>
    <w:rsid w:val="00077CB3"/>
    <w:rsid w:val="00080E27"/>
    <w:rsid w:val="00082303"/>
    <w:rsid w:val="000828A8"/>
    <w:rsid w:val="0008601C"/>
    <w:rsid w:val="000921F1"/>
    <w:rsid w:val="0009317E"/>
    <w:rsid w:val="00095378"/>
    <w:rsid w:val="000A0196"/>
    <w:rsid w:val="000A2579"/>
    <w:rsid w:val="000A2819"/>
    <w:rsid w:val="000A6103"/>
    <w:rsid w:val="000A622D"/>
    <w:rsid w:val="000A744E"/>
    <w:rsid w:val="000A78A2"/>
    <w:rsid w:val="000B0B6A"/>
    <w:rsid w:val="000B1482"/>
    <w:rsid w:val="000B14A6"/>
    <w:rsid w:val="000B1D00"/>
    <w:rsid w:val="000B1EC9"/>
    <w:rsid w:val="000B58AA"/>
    <w:rsid w:val="000B687A"/>
    <w:rsid w:val="000C0405"/>
    <w:rsid w:val="000C3698"/>
    <w:rsid w:val="000C5091"/>
    <w:rsid w:val="000C6EBC"/>
    <w:rsid w:val="000C706C"/>
    <w:rsid w:val="000C7D3B"/>
    <w:rsid w:val="000D07EA"/>
    <w:rsid w:val="000D6A38"/>
    <w:rsid w:val="000E0145"/>
    <w:rsid w:val="000E1905"/>
    <w:rsid w:val="000E5108"/>
    <w:rsid w:val="000F0BF3"/>
    <w:rsid w:val="000F1DAC"/>
    <w:rsid w:val="000F25F4"/>
    <w:rsid w:val="000F291E"/>
    <w:rsid w:val="000F3337"/>
    <w:rsid w:val="000F421D"/>
    <w:rsid w:val="0010005E"/>
    <w:rsid w:val="001011DD"/>
    <w:rsid w:val="001014AA"/>
    <w:rsid w:val="001018AC"/>
    <w:rsid w:val="0010192A"/>
    <w:rsid w:val="00102703"/>
    <w:rsid w:val="00102C27"/>
    <w:rsid w:val="00103FFC"/>
    <w:rsid w:val="00104852"/>
    <w:rsid w:val="00105428"/>
    <w:rsid w:val="00105AF3"/>
    <w:rsid w:val="00110C65"/>
    <w:rsid w:val="001117C3"/>
    <w:rsid w:val="0011390E"/>
    <w:rsid w:val="00113A55"/>
    <w:rsid w:val="0011425E"/>
    <w:rsid w:val="00116E84"/>
    <w:rsid w:val="00117708"/>
    <w:rsid w:val="001177E7"/>
    <w:rsid w:val="00122DA5"/>
    <w:rsid w:val="00123318"/>
    <w:rsid w:val="001234FE"/>
    <w:rsid w:val="001243A9"/>
    <w:rsid w:val="0012794B"/>
    <w:rsid w:val="00127C11"/>
    <w:rsid w:val="001335A5"/>
    <w:rsid w:val="001342C7"/>
    <w:rsid w:val="00134939"/>
    <w:rsid w:val="00144061"/>
    <w:rsid w:val="00146CA9"/>
    <w:rsid w:val="00146D3E"/>
    <w:rsid w:val="00147910"/>
    <w:rsid w:val="00147F75"/>
    <w:rsid w:val="00154F81"/>
    <w:rsid w:val="00155890"/>
    <w:rsid w:val="0015736F"/>
    <w:rsid w:val="00157C6B"/>
    <w:rsid w:val="00157CDB"/>
    <w:rsid w:val="001630BA"/>
    <w:rsid w:val="001632B9"/>
    <w:rsid w:val="00164454"/>
    <w:rsid w:val="0016459B"/>
    <w:rsid w:val="001648BF"/>
    <w:rsid w:val="00170677"/>
    <w:rsid w:val="00173587"/>
    <w:rsid w:val="00173B42"/>
    <w:rsid w:val="0017469D"/>
    <w:rsid w:val="00177B36"/>
    <w:rsid w:val="00181DDE"/>
    <w:rsid w:val="00182060"/>
    <w:rsid w:val="001842CA"/>
    <w:rsid w:val="0018559F"/>
    <w:rsid w:val="00185905"/>
    <w:rsid w:val="001859DF"/>
    <w:rsid w:val="00185F0A"/>
    <w:rsid w:val="00186B0B"/>
    <w:rsid w:val="00191106"/>
    <w:rsid w:val="00191991"/>
    <w:rsid w:val="00192C36"/>
    <w:rsid w:val="00195040"/>
    <w:rsid w:val="00195EE4"/>
    <w:rsid w:val="001964E0"/>
    <w:rsid w:val="0019754F"/>
    <w:rsid w:val="00197830"/>
    <w:rsid w:val="001A0FDD"/>
    <w:rsid w:val="001A1DDD"/>
    <w:rsid w:val="001A20B9"/>
    <w:rsid w:val="001A4AB2"/>
    <w:rsid w:val="001A5B8A"/>
    <w:rsid w:val="001A7AB4"/>
    <w:rsid w:val="001B2E69"/>
    <w:rsid w:val="001B3949"/>
    <w:rsid w:val="001B67F4"/>
    <w:rsid w:val="001B7DFF"/>
    <w:rsid w:val="001C1647"/>
    <w:rsid w:val="001C199E"/>
    <w:rsid w:val="001C5125"/>
    <w:rsid w:val="001C5BAB"/>
    <w:rsid w:val="001C604C"/>
    <w:rsid w:val="001D066F"/>
    <w:rsid w:val="001D2F8C"/>
    <w:rsid w:val="001D3790"/>
    <w:rsid w:val="001D41B0"/>
    <w:rsid w:val="001D4351"/>
    <w:rsid w:val="001D4EBE"/>
    <w:rsid w:val="001D64F3"/>
    <w:rsid w:val="001D6ADC"/>
    <w:rsid w:val="001D77B5"/>
    <w:rsid w:val="001E227E"/>
    <w:rsid w:val="001E43AA"/>
    <w:rsid w:val="001E5453"/>
    <w:rsid w:val="001E599E"/>
    <w:rsid w:val="001E64E1"/>
    <w:rsid w:val="001E6925"/>
    <w:rsid w:val="001E737D"/>
    <w:rsid w:val="001F1BFB"/>
    <w:rsid w:val="001F22AE"/>
    <w:rsid w:val="001F3ABF"/>
    <w:rsid w:val="001F3B1D"/>
    <w:rsid w:val="001F53CC"/>
    <w:rsid w:val="00204431"/>
    <w:rsid w:val="00204FB2"/>
    <w:rsid w:val="0020520E"/>
    <w:rsid w:val="00207E94"/>
    <w:rsid w:val="002102E2"/>
    <w:rsid w:val="002104D1"/>
    <w:rsid w:val="00211BB5"/>
    <w:rsid w:val="0021347D"/>
    <w:rsid w:val="002137C9"/>
    <w:rsid w:val="002138A8"/>
    <w:rsid w:val="00215EC2"/>
    <w:rsid w:val="00215F9D"/>
    <w:rsid w:val="00217A12"/>
    <w:rsid w:val="002207F0"/>
    <w:rsid w:val="00221F6D"/>
    <w:rsid w:val="00222EC4"/>
    <w:rsid w:val="00224B7C"/>
    <w:rsid w:val="002266FC"/>
    <w:rsid w:val="00227AAD"/>
    <w:rsid w:val="00233EDC"/>
    <w:rsid w:val="00233F3F"/>
    <w:rsid w:val="00234E12"/>
    <w:rsid w:val="00236516"/>
    <w:rsid w:val="00237F4D"/>
    <w:rsid w:val="00242C39"/>
    <w:rsid w:val="00242E2E"/>
    <w:rsid w:val="00244121"/>
    <w:rsid w:val="00244637"/>
    <w:rsid w:val="002451C4"/>
    <w:rsid w:val="002456AC"/>
    <w:rsid w:val="002458E8"/>
    <w:rsid w:val="00251911"/>
    <w:rsid w:val="0025235F"/>
    <w:rsid w:val="0025709A"/>
    <w:rsid w:val="002600A5"/>
    <w:rsid w:val="00260E23"/>
    <w:rsid w:val="00261849"/>
    <w:rsid w:val="002622F3"/>
    <w:rsid w:val="0026392C"/>
    <w:rsid w:val="00264199"/>
    <w:rsid w:val="002659DD"/>
    <w:rsid w:val="00265C88"/>
    <w:rsid w:val="0026643E"/>
    <w:rsid w:val="00267B12"/>
    <w:rsid w:val="002712A0"/>
    <w:rsid w:val="002743A6"/>
    <w:rsid w:val="00275146"/>
    <w:rsid w:val="00275380"/>
    <w:rsid w:val="002759D3"/>
    <w:rsid w:val="00275B5F"/>
    <w:rsid w:val="00284436"/>
    <w:rsid w:val="00284E05"/>
    <w:rsid w:val="0028653E"/>
    <w:rsid w:val="00286740"/>
    <w:rsid w:val="00287708"/>
    <w:rsid w:val="00291CBC"/>
    <w:rsid w:val="002926FE"/>
    <w:rsid w:val="0029333F"/>
    <w:rsid w:val="00293501"/>
    <w:rsid w:val="00293ED0"/>
    <w:rsid w:val="00294404"/>
    <w:rsid w:val="002947D4"/>
    <w:rsid w:val="00295E68"/>
    <w:rsid w:val="0029762C"/>
    <w:rsid w:val="0029773D"/>
    <w:rsid w:val="002978E1"/>
    <w:rsid w:val="002A0350"/>
    <w:rsid w:val="002A042F"/>
    <w:rsid w:val="002A457A"/>
    <w:rsid w:val="002A52A8"/>
    <w:rsid w:val="002A6771"/>
    <w:rsid w:val="002B0718"/>
    <w:rsid w:val="002B0F25"/>
    <w:rsid w:val="002B30C5"/>
    <w:rsid w:val="002B43E2"/>
    <w:rsid w:val="002B4F5A"/>
    <w:rsid w:val="002B552B"/>
    <w:rsid w:val="002B5B51"/>
    <w:rsid w:val="002B7F4C"/>
    <w:rsid w:val="002C5F57"/>
    <w:rsid w:val="002C64A5"/>
    <w:rsid w:val="002D04C6"/>
    <w:rsid w:val="002D19EC"/>
    <w:rsid w:val="002D1D8F"/>
    <w:rsid w:val="002D5C06"/>
    <w:rsid w:val="002E0299"/>
    <w:rsid w:val="002E131B"/>
    <w:rsid w:val="002E1BD4"/>
    <w:rsid w:val="002E4DB3"/>
    <w:rsid w:val="002E771E"/>
    <w:rsid w:val="002F0FAE"/>
    <w:rsid w:val="002F36B6"/>
    <w:rsid w:val="002F447B"/>
    <w:rsid w:val="002F521E"/>
    <w:rsid w:val="002F7488"/>
    <w:rsid w:val="002F7B40"/>
    <w:rsid w:val="00300101"/>
    <w:rsid w:val="00300C49"/>
    <w:rsid w:val="00305465"/>
    <w:rsid w:val="00310EE8"/>
    <w:rsid w:val="00311C57"/>
    <w:rsid w:val="003157F5"/>
    <w:rsid w:val="003167BE"/>
    <w:rsid w:val="00321CDE"/>
    <w:rsid w:val="003227E4"/>
    <w:rsid w:val="00322E60"/>
    <w:rsid w:val="00325294"/>
    <w:rsid w:val="0032580B"/>
    <w:rsid w:val="003258DA"/>
    <w:rsid w:val="00325F89"/>
    <w:rsid w:val="00326773"/>
    <w:rsid w:val="00330245"/>
    <w:rsid w:val="0033065A"/>
    <w:rsid w:val="0033131D"/>
    <w:rsid w:val="0033183B"/>
    <w:rsid w:val="003337C7"/>
    <w:rsid w:val="0034263F"/>
    <w:rsid w:val="00343705"/>
    <w:rsid w:val="00343F87"/>
    <w:rsid w:val="003440E1"/>
    <w:rsid w:val="0034452F"/>
    <w:rsid w:val="00347053"/>
    <w:rsid w:val="00350D46"/>
    <w:rsid w:val="00351EF2"/>
    <w:rsid w:val="00354DE3"/>
    <w:rsid w:val="00356350"/>
    <w:rsid w:val="00360082"/>
    <w:rsid w:val="003606AC"/>
    <w:rsid w:val="00362E54"/>
    <w:rsid w:val="00363570"/>
    <w:rsid w:val="0036556F"/>
    <w:rsid w:val="00366383"/>
    <w:rsid w:val="00367064"/>
    <w:rsid w:val="003675CB"/>
    <w:rsid w:val="00367A6A"/>
    <w:rsid w:val="00372708"/>
    <w:rsid w:val="00372A08"/>
    <w:rsid w:val="003740A6"/>
    <w:rsid w:val="0037562D"/>
    <w:rsid w:val="00375D5D"/>
    <w:rsid w:val="00375E8D"/>
    <w:rsid w:val="003807F6"/>
    <w:rsid w:val="0038105F"/>
    <w:rsid w:val="0038288E"/>
    <w:rsid w:val="00385DF2"/>
    <w:rsid w:val="00385F93"/>
    <w:rsid w:val="00390F4F"/>
    <w:rsid w:val="00392240"/>
    <w:rsid w:val="003922AB"/>
    <w:rsid w:val="0039305C"/>
    <w:rsid w:val="00395E5D"/>
    <w:rsid w:val="0039601C"/>
    <w:rsid w:val="00397830"/>
    <w:rsid w:val="003A1A36"/>
    <w:rsid w:val="003A5B48"/>
    <w:rsid w:val="003A5DB1"/>
    <w:rsid w:val="003A6846"/>
    <w:rsid w:val="003B1A76"/>
    <w:rsid w:val="003B2709"/>
    <w:rsid w:val="003B4492"/>
    <w:rsid w:val="003B54A3"/>
    <w:rsid w:val="003B5920"/>
    <w:rsid w:val="003B5B7C"/>
    <w:rsid w:val="003B7246"/>
    <w:rsid w:val="003C0AB4"/>
    <w:rsid w:val="003C0AEA"/>
    <w:rsid w:val="003C3CCA"/>
    <w:rsid w:val="003C526D"/>
    <w:rsid w:val="003C7561"/>
    <w:rsid w:val="003D1352"/>
    <w:rsid w:val="003D19E3"/>
    <w:rsid w:val="003D1D01"/>
    <w:rsid w:val="003D4313"/>
    <w:rsid w:val="003D55A3"/>
    <w:rsid w:val="003D5D73"/>
    <w:rsid w:val="003D62D0"/>
    <w:rsid w:val="003D6DAC"/>
    <w:rsid w:val="003E0157"/>
    <w:rsid w:val="003E2416"/>
    <w:rsid w:val="003E35AE"/>
    <w:rsid w:val="003E4375"/>
    <w:rsid w:val="003E6F67"/>
    <w:rsid w:val="003E7680"/>
    <w:rsid w:val="003E78ED"/>
    <w:rsid w:val="003F33ED"/>
    <w:rsid w:val="003F7111"/>
    <w:rsid w:val="003F7C10"/>
    <w:rsid w:val="0040051E"/>
    <w:rsid w:val="00404118"/>
    <w:rsid w:val="0040486C"/>
    <w:rsid w:val="0040592E"/>
    <w:rsid w:val="00405A7B"/>
    <w:rsid w:val="00405EC2"/>
    <w:rsid w:val="00406456"/>
    <w:rsid w:val="00406560"/>
    <w:rsid w:val="004072BB"/>
    <w:rsid w:val="0040789C"/>
    <w:rsid w:val="0041019E"/>
    <w:rsid w:val="00411699"/>
    <w:rsid w:val="0041482A"/>
    <w:rsid w:val="004148F5"/>
    <w:rsid w:val="004156AF"/>
    <w:rsid w:val="00416820"/>
    <w:rsid w:val="00417281"/>
    <w:rsid w:val="00417A8D"/>
    <w:rsid w:val="00420072"/>
    <w:rsid w:val="004213C8"/>
    <w:rsid w:val="00422F39"/>
    <w:rsid w:val="00423A85"/>
    <w:rsid w:val="00423B9E"/>
    <w:rsid w:val="0042563E"/>
    <w:rsid w:val="00426307"/>
    <w:rsid w:val="004335B2"/>
    <w:rsid w:val="00433C88"/>
    <w:rsid w:val="00440CBD"/>
    <w:rsid w:val="0044149D"/>
    <w:rsid w:val="004414BD"/>
    <w:rsid w:val="00443E7D"/>
    <w:rsid w:val="00444C8B"/>
    <w:rsid w:val="00447E76"/>
    <w:rsid w:val="00450747"/>
    <w:rsid w:val="004525CA"/>
    <w:rsid w:val="0045489C"/>
    <w:rsid w:val="0045629A"/>
    <w:rsid w:val="00456D59"/>
    <w:rsid w:val="00461F88"/>
    <w:rsid w:val="00463880"/>
    <w:rsid w:val="0047087C"/>
    <w:rsid w:val="00473B0D"/>
    <w:rsid w:val="00474D99"/>
    <w:rsid w:val="004752EC"/>
    <w:rsid w:val="00476756"/>
    <w:rsid w:val="0047695E"/>
    <w:rsid w:val="00480DE5"/>
    <w:rsid w:val="0048186A"/>
    <w:rsid w:val="0048587F"/>
    <w:rsid w:val="004865C0"/>
    <w:rsid w:val="00487446"/>
    <w:rsid w:val="00490FB4"/>
    <w:rsid w:val="004911E6"/>
    <w:rsid w:val="00492EE0"/>
    <w:rsid w:val="004A051E"/>
    <w:rsid w:val="004A191C"/>
    <w:rsid w:val="004A3F1C"/>
    <w:rsid w:val="004A4C95"/>
    <w:rsid w:val="004A69DE"/>
    <w:rsid w:val="004B037B"/>
    <w:rsid w:val="004B3046"/>
    <w:rsid w:val="004B5B88"/>
    <w:rsid w:val="004C0AC4"/>
    <w:rsid w:val="004C1047"/>
    <w:rsid w:val="004C180A"/>
    <w:rsid w:val="004C2127"/>
    <w:rsid w:val="004C3BF6"/>
    <w:rsid w:val="004C3FC1"/>
    <w:rsid w:val="004C52B3"/>
    <w:rsid w:val="004C6AC7"/>
    <w:rsid w:val="004C6E54"/>
    <w:rsid w:val="004C715D"/>
    <w:rsid w:val="004C7BAB"/>
    <w:rsid w:val="004C7C7F"/>
    <w:rsid w:val="004D21B2"/>
    <w:rsid w:val="004D565C"/>
    <w:rsid w:val="004D7F3D"/>
    <w:rsid w:val="004E200E"/>
    <w:rsid w:val="004E2D47"/>
    <w:rsid w:val="004E4647"/>
    <w:rsid w:val="004E49B7"/>
    <w:rsid w:val="004E527B"/>
    <w:rsid w:val="004E58CA"/>
    <w:rsid w:val="004F1B3B"/>
    <w:rsid w:val="004F225F"/>
    <w:rsid w:val="004F2654"/>
    <w:rsid w:val="004F592A"/>
    <w:rsid w:val="004F7652"/>
    <w:rsid w:val="004F79A6"/>
    <w:rsid w:val="005044AD"/>
    <w:rsid w:val="005066CC"/>
    <w:rsid w:val="00507A89"/>
    <w:rsid w:val="00510262"/>
    <w:rsid w:val="00510911"/>
    <w:rsid w:val="00511D0C"/>
    <w:rsid w:val="00511FE1"/>
    <w:rsid w:val="00512294"/>
    <w:rsid w:val="00515086"/>
    <w:rsid w:val="00515B83"/>
    <w:rsid w:val="00523887"/>
    <w:rsid w:val="005244F0"/>
    <w:rsid w:val="0052643D"/>
    <w:rsid w:val="0052648A"/>
    <w:rsid w:val="005333F3"/>
    <w:rsid w:val="005352EB"/>
    <w:rsid w:val="00540461"/>
    <w:rsid w:val="00540947"/>
    <w:rsid w:val="005417F4"/>
    <w:rsid w:val="005517E1"/>
    <w:rsid w:val="00552190"/>
    <w:rsid w:val="00552235"/>
    <w:rsid w:val="00552F7B"/>
    <w:rsid w:val="0055408D"/>
    <w:rsid w:val="00555C9D"/>
    <w:rsid w:val="00556E9C"/>
    <w:rsid w:val="00557310"/>
    <w:rsid w:val="00557F92"/>
    <w:rsid w:val="00560F7E"/>
    <w:rsid w:val="005723E2"/>
    <w:rsid w:val="005734E4"/>
    <w:rsid w:val="0057687E"/>
    <w:rsid w:val="00580F89"/>
    <w:rsid w:val="005812A3"/>
    <w:rsid w:val="00581C51"/>
    <w:rsid w:val="00582651"/>
    <w:rsid w:val="00582852"/>
    <w:rsid w:val="0058414C"/>
    <w:rsid w:val="00584B00"/>
    <w:rsid w:val="005850FA"/>
    <w:rsid w:val="00587B19"/>
    <w:rsid w:val="00587B96"/>
    <w:rsid w:val="0059086B"/>
    <w:rsid w:val="00593220"/>
    <w:rsid w:val="005939FD"/>
    <w:rsid w:val="00593CAB"/>
    <w:rsid w:val="005945BC"/>
    <w:rsid w:val="005975F4"/>
    <w:rsid w:val="005979E9"/>
    <w:rsid w:val="005A44B7"/>
    <w:rsid w:val="005A4F92"/>
    <w:rsid w:val="005A6338"/>
    <w:rsid w:val="005A7EBD"/>
    <w:rsid w:val="005B0B88"/>
    <w:rsid w:val="005B2754"/>
    <w:rsid w:val="005B302D"/>
    <w:rsid w:val="005B3427"/>
    <w:rsid w:val="005B528E"/>
    <w:rsid w:val="005B5826"/>
    <w:rsid w:val="005B5F5F"/>
    <w:rsid w:val="005B6566"/>
    <w:rsid w:val="005B6DCF"/>
    <w:rsid w:val="005C08E2"/>
    <w:rsid w:val="005C1EA7"/>
    <w:rsid w:val="005C2743"/>
    <w:rsid w:val="005C34F4"/>
    <w:rsid w:val="005C3786"/>
    <w:rsid w:val="005C5BBB"/>
    <w:rsid w:val="005C71D2"/>
    <w:rsid w:val="005C7225"/>
    <w:rsid w:val="005D0CB3"/>
    <w:rsid w:val="005D1725"/>
    <w:rsid w:val="005D6E5D"/>
    <w:rsid w:val="005E056B"/>
    <w:rsid w:val="005E0EF5"/>
    <w:rsid w:val="005E4E2C"/>
    <w:rsid w:val="005E7FAE"/>
    <w:rsid w:val="005F1D9F"/>
    <w:rsid w:val="005F2E5B"/>
    <w:rsid w:val="005F541A"/>
    <w:rsid w:val="005F721E"/>
    <w:rsid w:val="005F7AC6"/>
    <w:rsid w:val="006017F8"/>
    <w:rsid w:val="006052C6"/>
    <w:rsid w:val="006053E8"/>
    <w:rsid w:val="00605731"/>
    <w:rsid w:val="00611DC2"/>
    <w:rsid w:val="006121F9"/>
    <w:rsid w:val="006125C2"/>
    <w:rsid w:val="006132CE"/>
    <w:rsid w:val="00613418"/>
    <w:rsid w:val="006138C8"/>
    <w:rsid w:val="006149ED"/>
    <w:rsid w:val="00615D06"/>
    <w:rsid w:val="00616CEC"/>
    <w:rsid w:val="00617E99"/>
    <w:rsid w:val="00617EAC"/>
    <w:rsid w:val="0062032E"/>
    <w:rsid w:val="006225CA"/>
    <w:rsid w:val="00623E6C"/>
    <w:rsid w:val="0063173C"/>
    <w:rsid w:val="00633A38"/>
    <w:rsid w:val="006341A6"/>
    <w:rsid w:val="006357E8"/>
    <w:rsid w:val="006362FD"/>
    <w:rsid w:val="00636B30"/>
    <w:rsid w:val="0064396F"/>
    <w:rsid w:val="006439FD"/>
    <w:rsid w:val="006441E6"/>
    <w:rsid w:val="00645E02"/>
    <w:rsid w:val="00655ADE"/>
    <w:rsid w:val="00657541"/>
    <w:rsid w:val="006601A4"/>
    <w:rsid w:val="0066190A"/>
    <w:rsid w:val="00661C7F"/>
    <w:rsid w:val="00661F85"/>
    <w:rsid w:val="00662184"/>
    <w:rsid w:val="006641A3"/>
    <w:rsid w:val="00664416"/>
    <w:rsid w:val="00666AD7"/>
    <w:rsid w:val="00667364"/>
    <w:rsid w:val="00670318"/>
    <w:rsid w:val="0067157B"/>
    <w:rsid w:val="0067190E"/>
    <w:rsid w:val="00672D41"/>
    <w:rsid w:val="00680740"/>
    <w:rsid w:val="006826B3"/>
    <w:rsid w:val="00683587"/>
    <w:rsid w:val="00683BB6"/>
    <w:rsid w:val="00686346"/>
    <w:rsid w:val="00687C7D"/>
    <w:rsid w:val="00687DD3"/>
    <w:rsid w:val="00691726"/>
    <w:rsid w:val="00692252"/>
    <w:rsid w:val="0069266F"/>
    <w:rsid w:val="00694CED"/>
    <w:rsid w:val="0069589F"/>
    <w:rsid w:val="00696317"/>
    <w:rsid w:val="00697AA0"/>
    <w:rsid w:val="006A0AE8"/>
    <w:rsid w:val="006A0E07"/>
    <w:rsid w:val="006A1259"/>
    <w:rsid w:val="006A1AC2"/>
    <w:rsid w:val="006A5927"/>
    <w:rsid w:val="006A71D1"/>
    <w:rsid w:val="006A7452"/>
    <w:rsid w:val="006B01FB"/>
    <w:rsid w:val="006B2933"/>
    <w:rsid w:val="006B2F93"/>
    <w:rsid w:val="006B3045"/>
    <w:rsid w:val="006B382D"/>
    <w:rsid w:val="006B3FA6"/>
    <w:rsid w:val="006B6CEE"/>
    <w:rsid w:val="006B71D5"/>
    <w:rsid w:val="006B7E8E"/>
    <w:rsid w:val="006C485E"/>
    <w:rsid w:val="006C74D8"/>
    <w:rsid w:val="006D02C1"/>
    <w:rsid w:val="006D0A9B"/>
    <w:rsid w:val="006D118A"/>
    <w:rsid w:val="006D128A"/>
    <w:rsid w:val="006D1891"/>
    <w:rsid w:val="006D1A17"/>
    <w:rsid w:val="006D445F"/>
    <w:rsid w:val="006D77D2"/>
    <w:rsid w:val="006E2C75"/>
    <w:rsid w:val="006E2CDA"/>
    <w:rsid w:val="006E2CFC"/>
    <w:rsid w:val="006E2E3A"/>
    <w:rsid w:val="006E69B9"/>
    <w:rsid w:val="006F00BA"/>
    <w:rsid w:val="006F2BEC"/>
    <w:rsid w:val="006F4B35"/>
    <w:rsid w:val="00700418"/>
    <w:rsid w:val="007009AD"/>
    <w:rsid w:val="0070323B"/>
    <w:rsid w:val="0070329C"/>
    <w:rsid w:val="007038C2"/>
    <w:rsid w:val="00703952"/>
    <w:rsid w:val="00705879"/>
    <w:rsid w:val="00707011"/>
    <w:rsid w:val="00707A4B"/>
    <w:rsid w:val="007108B6"/>
    <w:rsid w:val="00711980"/>
    <w:rsid w:val="0071349E"/>
    <w:rsid w:val="0071349F"/>
    <w:rsid w:val="007172B9"/>
    <w:rsid w:val="00717AA4"/>
    <w:rsid w:val="00720677"/>
    <w:rsid w:val="007209A4"/>
    <w:rsid w:val="00721708"/>
    <w:rsid w:val="0072286C"/>
    <w:rsid w:val="00722A40"/>
    <w:rsid w:val="0072309A"/>
    <w:rsid w:val="0072543A"/>
    <w:rsid w:val="00725AB1"/>
    <w:rsid w:val="007260A1"/>
    <w:rsid w:val="00726D8C"/>
    <w:rsid w:val="0072707E"/>
    <w:rsid w:val="00727FE3"/>
    <w:rsid w:val="00732A7F"/>
    <w:rsid w:val="00733457"/>
    <w:rsid w:val="007362B3"/>
    <w:rsid w:val="0073695F"/>
    <w:rsid w:val="00737B00"/>
    <w:rsid w:val="00740119"/>
    <w:rsid w:val="00743107"/>
    <w:rsid w:val="0074391B"/>
    <w:rsid w:val="00744C9D"/>
    <w:rsid w:val="00745A06"/>
    <w:rsid w:val="00750171"/>
    <w:rsid w:val="00750B3F"/>
    <w:rsid w:val="00751461"/>
    <w:rsid w:val="0075236F"/>
    <w:rsid w:val="007539CF"/>
    <w:rsid w:val="00753E53"/>
    <w:rsid w:val="00753F8F"/>
    <w:rsid w:val="007609A5"/>
    <w:rsid w:val="00761419"/>
    <w:rsid w:val="0076158B"/>
    <w:rsid w:val="00765F87"/>
    <w:rsid w:val="007700ED"/>
    <w:rsid w:val="00770155"/>
    <w:rsid w:val="007711A1"/>
    <w:rsid w:val="0077230E"/>
    <w:rsid w:val="00772AD0"/>
    <w:rsid w:val="007731C0"/>
    <w:rsid w:val="00774557"/>
    <w:rsid w:val="007762A1"/>
    <w:rsid w:val="00780C49"/>
    <w:rsid w:val="007816DA"/>
    <w:rsid w:val="007826E2"/>
    <w:rsid w:val="00783A06"/>
    <w:rsid w:val="00785C89"/>
    <w:rsid w:val="00787A6D"/>
    <w:rsid w:val="00790593"/>
    <w:rsid w:val="00793664"/>
    <w:rsid w:val="00793E39"/>
    <w:rsid w:val="00795DE5"/>
    <w:rsid w:val="00796D50"/>
    <w:rsid w:val="007976DC"/>
    <w:rsid w:val="007A0E14"/>
    <w:rsid w:val="007A1B27"/>
    <w:rsid w:val="007A1FB9"/>
    <w:rsid w:val="007A45AA"/>
    <w:rsid w:val="007A516E"/>
    <w:rsid w:val="007A568E"/>
    <w:rsid w:val="007A6A0F"/>
    <w:rsid w:val="007A6BB4"/>
    <w:rsid w:val="007B1868"/>
    <w:rsid w:val="007B2152"/>
    <w:rsid w:val="007B2E58"/>
    <w:rsid w:val="007B2EF9"/>
    <w:rsid w:val="007B48B6"/>
    <w:rsid w:val="007B7354"/>
    <w:rsid w:val="007C1017"/>
    <w:rsid w:val="007C190A"/>
    <w:rsid w:val="007C6698"/>
    <w:rsid w:val="007D0609"/>
    <w:rsid w:val="007D26CD"/>
    <w:rsid w:val="007D7BFC"/>
    <w:rsid w:val="007E085B"/>
    <w:rsid w:val="007E1A81"/>
    <w:rsid w:val="007E32E3"/>
    <w:rsid w:val="007E34F1"/>
    <w:rsid w:val="007E5943"/>
    <w:rsid w:val="007E7B50"/>
    <w:rsid w:val="007E7C77"/>
    <w:rsid w:val="007F2737"/>
    <w:rsid w:val="007F2BAE"/>
    <w:rsid w:val="007F2C4A"/>
    <w:rsid w:val="007F4022"/>
    <w:rsid w:val="007F4D1B"/>
    <w:rsid w:val="007F5995"/>
    <w:rsid w:val="007F669C"/>
    <w:rsid w:val="007F66AC"/>
    <w:rsid w:val="007F6C89"/>
    <w:rsid w:val="007F6C8E"/>
    <w:rsid w:val="007F764F"/>
    <w:rsid w:val="008011D2"/>
    <w:rsid w:val="00801365"/>
    <w:rsid w:val="008018B5"/>
    <w:rsid w:val="0080352B"/>
    <w:rsid w:val="00803541"/>
    <w:rsid w:val="008100FD"/>
    <w:rsid w:val="00810B8D"/>
    <w:rsid w:val="00812007"/>
    <w:rsid w:val="00814C20"/>
    <w:rsid w:val="00817197"/>
    <w:rsid w:val="00820AE8"/>
    <w:rsid w:val="00822953"/>
    <w:rsid w:val="008235A9"/>
    <w:rsid w:val="00823FD7"/>
    <w:rsid w:val="00824575"/>
    <w:rsid w:val="00824A51"/>
    <w:rsid w:val="00824F52"/>
    <w:rsid w:val="008254DD"/>
    <w:rsid w:val="00825E4C"/>
    <w:rsid w:val="008264C1"/>
    <w:rsid w:val="00827165"/>
    <w:rsid w:val="00827773"/>
    <w:rsid w:val="00827A5C"/>
    <w:rsid w:val="008302D6"/>
    <w:rsid w:val="00831A2C"/>
    <w:rsid w:val="00835D11"/>
    <w:rsid w:val="008367C9"/>
    <w:rsid w:val="00840849"/>
    <w:rsid w:val="00840E42"/>
    <w:rsid w:val="008411E4"/>
    <w:rsid w:val="0084551B"/>
    <w:rsid w:val="008464AB"/>
    <w:rsid w:val="00846C3B"/>
    <w:rsid w:val="0085110F"/>
    <w:rsid w:val="00851B27"/>
    <w:rsid w:val="0085302A"/>
    <w:rsid w:val="008570F0"/>
    <w:rsid w:val="00860B7E"/>
    <w:rsid w:val="00862D62"/>
    <w:rsid w:val="008651A3"/>
    <w:rsid w:val="0087083F"/>
    <w:rsid w:val="00870F13"/>
    <w:rsid w:val="00872A27"/>
    <w:rsid w:val="00873956"/>
    <w:rsid w:val="00874B0E"/>
    <w:rsid w:val="008750AC"/>
    <w:rsid w:val="00880442"/>
    <w:rsid w:val="00882760"/>
    <w:rsid w:val="0088307D"/>
    <w:rsid w:val="00883D18"/>
    <w:rsid w:val="00884EE3"/>
    <w:rsid w:val="0088674B"/>
    <w:rsid w:val="00886C57"/>
    <w:rsid w:val="00890CD7"/>
    <w:rsid w:val="00891738"/>
    <w:rsid w:val="008923AB"/>
    <w:rsid w:val="00892AA6"/>
    <w:rsid w:val="008935BB"/>
    <w:rsid w:val="00897055"/>
    <w:rsid w:val="008A027F"/>
    <w:rsid w:val="008A0A30"/>
    <w:rsid w:val="008A4853"/>
    <w:rsid w:val="008A73B3"/>
    <w:rsid w:val="008B14CC"/>
    <w:rsid w:val="008B1C09"/>
    <w:rsid w:val="008B1EAA"/>
    <w:rsid w:val="008B215A"/>
    <w:rsid w:val="008B2D8D"/>
    <w:rsid w:val="008B4598"/>
    <w:rsid w:val="008B5A40"/>
    <w:rsid w:val="008C0072"/>
    <w:rsid w:val="008C2E2A"/>
    <w:rsid w:val="008C3185"/>
    <w:rsid w:val="008C43AB"/>
    <w:rsid w:val="008C5281"/>
    <w:rsid w:val="008C53BC"/>
    <w:rsid w:val="008C6590"/>
    <w:rsid w:val="008C7ADB"/>
    <w:rsid w:val="008D086C"/>
    <w:rsid w:val="008D25BD"/>
    <w:rsid w:val="008D29CC"/>
    <w:rsid w:val="008D2FDF"/>
    <w:rsid w:val="008D5C39"/>
    <w:rsid w:val="008D7140"/>
    <w:rsid w:val="008D7575"/>
    <w:rsid w:val="008D7938"/>
    <w:rsid w:val="008E0150"/>
    <w:rsid w:val="008E057A"/>
    <w:rsid w:val="008E0ABD"/>
    <w:rsid w:val="008E1BB9"/>
    <w:rsid w:val="008E1E70"/>
    <w:rsid w:val="008E2353"/>
    <w:rsid w:val="008E2F07"/>
    <w:rsid w:val="008E4C8B"/>
    <w:rsid w:val="008E5929"/>
    <w:rsid w:val="008E7186"/>
    <w:rsid w:val="008E7E93"/>
    <w:rsid w:val="008F619C"/>
    <w:rsid w:val="008F671F"/>
    <w:rsid w:val="008F7138"/>
    <w:rsid w:val="008F771A"/>
    <w:rsid w:val="00901638"/>
    <w:rsid w:val="00902EE8"/>
    <w:rsid w:val="0090313F"/>
    <w:rsid w:val="00904779"/>
    <w:rsid w:val="00907E1C"/>
    <w:rsid w:val="0091040E"/>
    <w:rsid w:val="009108A4"/>
    <w:rsid w:val="00910946"/>
    <w:rsid w:val="00910B08"/>
    <w:rsid w:val="00910BA8"/>
    <w:rsid w:val="00910BED"/>
    <w:rsid w:val="00910ECD"/>
    <w:rsid w:val="0091689B"/>
    <w:rsid w:val="00917C83"/>
    <w:rsid w:val="00921269"/>
    <w:rsid w:val="009245E4"/>
    <w:rsid w:val="009249CA"/>
    <w:rsid w:val="00924CBB"/>
    <w:rsid w:val="00925DE4"/>
    <w:rsid w:val="00926943"/>
    <w:rsid w:val="00927E47"/>
    <w:rsid w:val="00935F81"/>
    <w:rsid w:val="00936C16"/>
    <w:rsid w:val="00936FF4"/>
    <w:rsid w:val="009377A1"/>
    <w:rsid w:val="0094019B"/>
    <w:rsid w:val="00941114"/>
    <w:rsid w:val="00942BE5"/>
    <w:rsid w:val="009430D4"/>
    <w:rsid w:val="00943A7F"/>
    <w:rsid w:val="00945247"/>
    <w:rsid w:val="0095191F"/>
    <w:rsid w:val="00952EDD"/>
    <w:rsid w:val="00953791"/>
    <w:rsid w:val="00954ADA"/>
    <w:rsid w:val="00960F08"/>
    <w:rsid w:val="009642B2"/>
    <w:rsid w:val="00965DF2"/>
    <w:rsid w:val="009665C5"/>
    <w:rsid w:val="0096715D"/>
    <w:rsid w:val="009671F3"/>
    <w:rsid w:val="00971207"/>
    <w:rsid w:val="00972E39"/>
    <w:rsid w:val="00975274"/>
    <w:rsid w:val="00976BFB"/>
    <w:rsid w:val="00982A2A"/>
    <w:rsid w:val="00992435"/>
    <w:rsid w:val="009941FA"/>
    <w:rsid w:val="00994D22"/>
    <w:rsid w:val="009972D8"/>
    <w:rsid w:val="009A09A4"/>
    <w:rsid w:val="009A370B"/>
    <w:rsid w:val="009A383C"/>
    <w:rsid w:val="009A41BC"/>
    <w:rsid w:val="009A53CA"/>
    <w:rsid w:val="009A53E7"/>
    <w:rsid w:val="009A5785"/>
    <w:rsid w:val="009A602C"/>
    <w:rsid w:val="009A7725"/>
    <w:rsid w:val="009B0C2C"/>
    <w:rsid w:val="009B0D4A"/>
    <w:rsid w:val="009B0FF2"/>
    <w:rsid w:val="009B3009"/>
    <w:rsid w:val="009B33D8"/>
    <w:rsid w:val="009B4A12"/>
    <w:rsid w:val="009B5580"/>
    <w:rsid w:val="009C3E19"/>
    <w:rsid w:val="009C683B"/>
    <w:rsid w:val="009C6C1E"/>
    <w:rsid w:val="009C6FA1"/>
    <w:rsid w:val="009D0487"/>
    <w:rsid w:val="009D1FFA"/>
    <w:rsid w:val="009D263C"/>
    <w:rsid w:val="009D2E45"/>
    <w:rsid w:val="009E19AD"/>
    <w:rsid w:val="009E3011"/>
    <w:rsid w:val="009E5EED"/>
    <w:rsid w:val="009E61FD"/>
    <w:rsid w:val="009E643A"/>
    <w:rsid w:val="009E64C9"/>
    <w:rsid w:val="009E7C13"/>
    <w:rsid w:val="009F0D91"/>
    <w:rsid w:val="009F16C1"/>
    <w:rsid w:val="009F28D0"/>
    <w:rsid w:val="009F3563"/>
    <w:rsid w:val="009F5FCF"/>
    <w:rsid w:val="009F75B7"/>
    <w:rsid w:val="009F79F0"/>
    <w:rsid w:val="009F7E71"/>
    <w:rsid w:val="00A023D9"/>
    <w:rsid w:val="00A029A5"/>
    <w:rsid w:val="00A02A56"/>
    <w:rsid w:val="00A04032"/>
    <w:rsid w:val="00A0630E"/>
    <w:rsid w:val="00A067EE"/>
    <w:rsid w:val="00A1044D"/>
    <w:rsid w:val="00A1057B"/>
    <w:rsid w:val="00A116CA"/>
    <w:rsid w:val="00A12524"/>
    <w:rsid w:val="00A12903"/>
    <w:rsid w:val="00A13046"/>
    <w:rsid w:val="00A134E9"/>
    <w:rsid w:val="00A14F5A"/>
    <w:rsid w:val="00A166A3"/>
    <w:rsid w:val="00A20391"/>
    <w:rsid w:val="00A21ABE"/>
    <w:rsid w:val="00A22D6E"/>
    <w:rsid w:val="00A236FA"/>
    <w:rsid w:val="00A23F37"/>
    <w:rsid w:val="00A244DF"/>
    <w:rsid w:val="00A25495"/>
    <w:rsid w:val="00A25BDD"/>
    <w:rsid w:val="00A25F2B"/>
    <w:rsid w:val="00A265C1"/>
    <w:rsid w:val="00A274E7"/>
    <w:rsid w:val="00A30996"/>
    <w:rsid w:val="00A3285E"/>
    <w:rsid w:val="00A32882"/>
    <w:rsid w:val="00A32F33"/>
    <w:rsid w:val="00A34C9E"/>
    <w:rsid w:val="00A3521A"/>
    <w:rsid w:val="00A36901"/>
    <w:rsid w:val="00A37A7A"/>
    <w:rsid w:val="00A41015"/>
    <w:rsid w:val="00A46A1B"/>
    <w:rsid w:val="00A50431"/>
    <w:rsid w:val="00A510B6"/>
    <w:rsid w:val="00A52177"/>
    <w:rsid w:val="00A54CC6"/>
    <w:rsid w:val="00A55124"/>
    <w:rsid w:val="00A551BA"/>
    <w:rsid w:val="00A5731A"/>
    <w:rsid w:val="00A61E9B"/>
    <w:rsid w:val="00A62006"/>
    <w:rsid w:val="00A63AEE"/>
    <w:rsid w:val="00A63CE0"/>
    <w:rsid w:val="00A64D5F"/>
    <w:rsid w:val="00A65C5B"/>
    <w:rsid w:val="00A65E8D"/>
    <w:rsid w:val="00A7411A"/>
    <w:rsid w:val="00A76733"/>
    <w:rsid w:val="00A768CD"/>
    <w:rsid w:val="00A775DA"/>
    <w:rsid w:val="00A80074"/>
    <w:rsid w:val="00A8098D"/>
    <w:rsid w:val="00A81C8D"/>
    <w:rsid w:val="00A8281F"/>
    <w:rsid w:val="00A84C55"/>
    <w:rsid w:val="00A91F8C"/>
    <w:rsid w:val="00A94B2B"/>
    <w:rsid w:val="00A94D32"/>
    <w:rsid w:val="00A952F6"/>
    <w:rsid w:val="00A958C6"/>
    <w:rsid w:val="00A958F1"/>
    <w:rsid w:val="00A96E65"/>
    <w:rsid w:val="00AA02AD"/>
    <w:rsid w:val="00AA070C"/>
    <w:rsid w:val="00AA09E1"/>
    <w:rsid w:val="00AA676F"/>
    <w:rsid w:val="00AA7017"/>
    <w:rsid w:val="00AB177D"/>
    <w:rsid w:val="00AB2EB5"/>
    <w:rsid w:val="00AB6F52"/>
    <w:rsid w:val="00AB78EB"/>
    <w:rsid w:val="00AB7E71"/>
    <w:rsid w:val="00AC28F1"/>
    <w:rsid w:val="00AC72AC"/>
    <w:rsid w:val="00AD01FA"/>
    <w:rsid w:val="00AD4494"/>
    <w:rsid w:val="00AD50B5"/>
    <w:rsid w:val="00AD56E0"/>
    <w:rsid w:val="00AD5AA0"/>
    <w:rsid w:val="00AD5C3F"/>
    <w:rsid w:val="00AD66C5"/>
    <w:rsid w:val="00AD70C9"/>
    <w:rsid w:val="00AE0FBB"/>
    <w:rsid w:val="00AE15B7"/>
    <w:rsid w:val="00AE16B0"/>
    <w:rsid w:val="00AE1F0E"/>
    <w:rsid w:val="00AE1FC4"/>
    <w:rsid w:val="00AE3D1E"/>
    <w:rsid w:val="00AE4AB2"/>
    <w:rsid w:val="00AE530E"/>
    <w:rsid w:val="00AE573C"/>
    <w:rsid w:val="00AE59E3"/>
    <w:rsid w:val="00AE5CA4"/>
    <w:rsid w:val="00AE64F1"/>
    <w:rsid w:val="00AF2BEF"/>
    <w:rsid w:val="00AF4133"/>
    <w:rsid w:val="00AF419C"/>
    <w:rsid w:val="00AF4C3B"/>
    <w:rsid w:val="00AF4E13"/>
    <w:rsid w:val="00AF6B90"/>
    <w:rsid w:val="00B00865"/>
    <w:rsid w:val="00B00F63"/>
    <w:rsid w:val="00B01050"/>
    <w:rsid w:val="00B01473"/>
    <w:rsid w:val="00B03544"/>
    <w:rsid w:val="00B047BB"/>
    <w:rsid w:val="00B04C08"/>
    <w:rsid w:val="00B051C5"/>
    <w:rsid w:val="00B05C54"/>
    <w:rsid w:val="00B05D09"/>
    <w:rsid w:val="00B05E49"/>
    <w:rsid w:val="00B06F6B"/>
    <w:rsid w:val="00B07D22"/>
    <w:rsid w:val="00B07EDB"/>
    <w:rsid w:val="00B10151"/>
    <w:rsid w:val="00B105D3"/>
    <w:rsid w:val="00B108F5"/>
    <w:rsid w:val="00B12E81"/>
    <w:rsid w:val="00B146D4"/>
    <w:rsid w:val="00B14A90"/>
    <w:rsid w:val="00B16AB2"/>
    <w:rsid w:val="00B179F2"/>
    <w:rsid w:val="00B204B5"/>
    <w:rsid w:val="00B2062B"/>
    <w:rsid w:val="00B2264B"/>
    <w:rsid w:val="00B23347"/>
    <w:rsid w:val="00B26881"/>
    <w:rsid w:val="00B33985"/>
    <w:rsid w:val="00B3418D"/>
    <w:rsid w:val="00B37437"/>
    <w:rsid w:val="00B4035E"/>
    <w:rsid w:val="00B41A45"/>
    <w:rsid w:val="00B445BB"/>
    <w:rsid w:val="00B4476D"/>
    <w:rsid w:val="00B45046"/>
    <w:rsid w:val="00B4506D"/>
    <w:rsid w:val="00B46629"/>
    <w:rsid w:val="00B47F71"/>
    <w:rsid w:val="00B5035B"/>
    <w:rsid w:val="00B511EE"/>
    <w:rsid w:val="00B51CBD"/>
    <w:rsid w:val="00B55B26"/>
    <w:rsid w:val="00B57930"/>
    <w:rsid w:val="00B601A4"/>
    <w:rsid w:val="00B61B10"/>
    <w:rsid w:val="00B61D75"/>
    <w:rsid w:val="00B623F6"/>
    <w:rsid w:val="00B7183B"/>
    <w:rsid w:val="00B7214A"/>
    <w:rsid w:val="00B741A4"/>
    <w:rsid w:val="00B74610"/>
    <w:rsid w:val="00B74836"/>
    <w:rsid w:val="00B74A52"/>
    <w:rsid w:val="00B75000"/>
    <w:rsid w:val="00B76282"/>
    <w:rsid w:val="00B766E8"/>
    <w:rsid w:val="00B778FF"/>
    <w:rsid w:val="00B77946"/>
    <w:rsid w:val="00B80C7E"/>
    <w:rsid w:val="00B8214F"/>
    <w:rsid w:val="00B82EE4"/>
    <w:rsid w:val="00B82FF1"/>
    <w:rsid w:val="00B84672"/>
    <w:rsid w:val="00B8473C"/>
    <w:rsid w:val="00B86B6D"/>
    <w:rsid w:val="00B8776C"/>
    <w:rsid w:val="00B87D6A"/>
    <w:rsid w:val="00B87EDF"/>
    <w:rsid w:val="00B912C0"/>
    <w:rsid w:val="00B9392A"/>
    <w:rsid w:val="00B95D19"/>
    <w:rsid w:val="00B963CF"/>
    <w:rsid w:val="00B9750C"/>
    <w:rsid w:val="00BA1449"/>
    <w:rsid w:val="00BA3B28"/>
    <w:rsid w:val="00BA441B"/>
    <w:rsid w:val="00BA51DC"/>
    <w:rsid w:val="00BA6EA8"/>
    <w:rsid w:val="00BB0F02"/>
    <w:rsid w:val="00BB142E"/>
    <w:rsid w:val="00BB1CCD"/>
    <w:rsid w:val="00BB4BDC"/>
    <w:rsid w:val="00BB4C5E"/>
    <w:rsid w:val="00BB61C2"/>
    <w:rsid w:val="00BB64C0"/>
    <w:rsid w:val="00BB6620"/>
    <w:rsid w:val="00BB6637"/>
    <w:rsid w:val="00BB6ABD"/>
    <w:rsid w:val="00BB7CEC"/>
    <w:rsid w:val="00BC05B3"/>
    <w:rsid w:val="00BC092B"/>
    <w:rsid w:val="00BC1AD7"/>
    <w:rsid w:val="00BC32D5"/>
    <w:rsid w:val="00BC3DA9"/>
    <w:rsid w:val="00BC428F"/>
    <w:rsid w:val="00BC4F7D"/>
    <w:rsid w:val="00BC5410"/>
    <w:rsid w:val="00BC62B7"/>
    <w:rsid w:val="00BC7B20"/>
    <w:rsid w:val="00BD071F"/>
    <w:rsid w:val="00BD0F5D"/>
    <w:rsid w:val="00BD15DA"/>
    <w:rsid w:val="00BD1EC9"/>
    <w:rsid w:val="00BD391A"/>
    <w:rsid w:val="00BD4E79"/>
    <w:rsid w:val="00BD7660"/>
    <w:rsid w:val="00BE0238"/>
    <w:rsid w:val="00BE02DF"/>
    <w:rsid w:val="00BE18F3"/>
    <w:rsid w:val="00BE4227"/>
    <w:rsid w:val="00BE5A0F"/>
    <w:rsid w:val="00BE7883"/>
    <w:rsid w:val="00BF0DDC"/>
    <w:rsid w:val="00BF1797"/>
    <w:rsid w:val="00BF24B1"/>
    <w:rsid w:val="00BF2EE0"/>
    <w:rsid w:val="00BF33E8"/>
    <w:rsid w:val="00BF3ED0"/>
    <w:rsid w:val="00BF564B"/>
    <w:rsid w:val="00BF7D2A"/>
    <w:rsid w:val="00C00D2C"/>
    <w:rsid w:val="00C0333A"/>
    <w:rsid w:val="00C05290"/>
    <w:rsid w:val="00C07566"/>
    <w:rsid w:val="00C07D4D"/>
    <w:rsid w:val="00C13758"/>
    <w:rsid w:val="00C14167"/>
    <w:rsid w:val="00C2181C"/>
    <w:rsid w:val="00C23693"/>
    <w:rsid w:val="00C238D0"/>
    <w:rsid w:val="00C2473A"/>
    <w:rsid w:val="00C30EBE"/>
    <w:rsid w:val="00C31BB3"/>
    <w:rsid w:val="00C31D6E"/>
    <w:rsid w:val="00C31FBF"/>
    <w:rsid w:val="00C33DD9"/>
    <w:rsid w:val="00C364E0"/>
    <w:rsid w:val="00C3717F"/>
    <w:rsid w:val="00C42F71"/>
    <w:rsid w:val="00C43589"/>
    <w:rsid w:val="00C438E5"/>
    <w:rsid w:val="00C446CE"/>
    <w:rsid w:val="00C46B60"/>
    <w:rsid w:val="00C46B6B"/>
    <w:rsid w:val="00C4705B"/>
    <w:rsid w:val="00C55090"/>
    <w:rsid w:val="00C55701"/>
    <w:rsid w:val="00C600A8"/>
    <w:rsid w:val="00C605B3"/>
    <w:rsid w:val="00C61ADF"/>
    <w:rsid w:val="00C63798"/>
    <w:rsid w:val="00C63ABE"/>
    <w:rsid w:val="00C63B1D"/>
    <w:rsid w:val="00C640A5"/>
    <w:rsid w:val="00C674EA"/>
    <w:rsid w:val="00C674F0"/>
    <w:rsid w:val="00C75D5D"/>
    <w:rsid w:val="00C75F47"/>
    <w:rsid w:val="00C773AA"/>
    <w:rsid w:val="00C80185"/>
    <w:rsid w:val="00C83DEA"/>
    <w:rsid w:val="00C841BB"/>
    <w:rsid w:val="00C85080"/>
    <w:rsid w:val="00C85DAB"/>
    <w:rsid w:val="00C87223"/>
    <w:rsid w:val="00C87E29"/>
    <w:rsid w:val="00C901AE"/>
    <w:rsid w:val="00C91F85"/>
    <w:rsid w:val="00C92D86"/>
    <w:rsid w:val="00C94DAF"/>
    <w:rsid w:val="00C95F02"/>
    <w:rsid w:val="00C963E4"/>
    <w:rsid w:val="00C978C1"/>
    <w:rsid w:val="00CA11C8"/>
    <w:rsid w:val="00CA16C6"/>
    <w:rsid w:val="00CA22A7"/>
    <w:rsid w:val="00CA2346"/>
    <w:rsid w:val="00CA2CFD"/>
    <w:rsid w:val="00CA357B"/>
    <w:rsid w:val="00CB01CF"/>
    <w:rsid w:val="00CB036D"/>
    <w:rsid w:val="00CB13A4"/>
    <w:rsid w:val="00CB234C"/>
    <w:rsid w:val="00CB334E"/>
    <w:rsid w:val="00CB35E2"/>
    <w:rsid w:val="00CB3FD5"/>
    <w:rsid w:val="00CB5E23"/>
    <w:rsid w:val="00CB679C"/>
    <w:rsid w:val="00CC011F"/>
    <w:rsid w:val="00CC1E2C"/>
    <w:rsid w:val="00CC252A"/>
    <w:rsid w:val="00CC360C"/>
    <w:rsid w:val="00CC4599"/>
    <w:rsid w:val="00CC5CFC"/>
    <w:rsid w:val="00CD0C39"/>
    <w:rsid w:val="00CD2B37"/>
    <w:rsid w:val="00CD5166"/>
    <w:rsid w:val="00CD51BE"/>
    <w:rsid w:val="00CE123E"/>
    <w:rsid w:val="00CE1F8E"/>
    <w:rsid w:val="00CE2451"/>
    <w:rsid w:val="00CE2727"/>
    <w:rsid w:val="00CE2BED"/>
    <w:rsid w:val="00CE5A07"/>
    <w:rsid w:val="00CE6351"/>
    <w:rsid w:val="00CE6CD2"/>
    <w:rsid w:val="00CE70D8"/>
    <w:rsid w:val="00CE7C0C"/>
    <w:rsid w:val="00CF0831"/>
    <w:rsid w:val="00CF1B06"/>
    <w:rsid w:val="00CF23F1"/>
    <w:rsid w:val="00CF2A28"/>
    <w:rsid w:val="00CF2DAA"/>
    <w:rsid w:val="00CF344B"/>
    <w:rsid w:val="00CF3810"/>
    <w:rsid w:val="00CF5170"/>
    <w:rsid w:val="00CF5632"/>
    <w:rsid w:val="00CF5B64"/>
    <w:rsid w:val="00CF77E0"/>
    <w:rsid w:val="00CF7F59"/>
    <w:rsid w:val="00D00120"/>
    <w:rsid w:val="00D00A14"/>
    <w:rsid w:val="00D01F60"/>
    <w:rsid w:val="00D02C1E"/>
    <w:rsid w:val="00D03F7A"/>
    <w:rsid w:val="00D0427A"/>
    <w:rsid w:val="00D05743"/>
    <w:rsid w:val="00D07056"/>
    <w:rsid w:val="00D07563"/>
    <w:rsid w:val="00D11477"/>
    <w:rsid w:val="00D117CA"/>
    <w:rsid w:val="00D118AC"/>
    <w:rsid w:val="00D15EF9"/>
    <w:rsid w:val="00D161E3"/>
    <w:rsid w:val="00D17501"/>
    <w:rsid w:val="00D17A51"/>
    <w:rsid w:val="00D17F22"/>
    <w:rsid w:val="00D208EE"/>
    <w:rsid w:val="00D21B71"/>
    <w:rsid w:val="00D22495"/>
    <w:rsid w:val="00D25F44"/>
    <w:rsid w:val="00D30255"/>
    <w:rsid w:val="00D31415"/>
    <w:rsid w:val="00D31978"/>
    <w:rsid w:val="00D31CAC"/>
    <w:rsid w:val="00D33730"/>
    <w:rsid w:val="00D3477D"/>
    <w:rsid w:val="00D36E25"/>
    <w:rsid w:val="00D36F23"/>
    <w:rsid w:val="00D37A7D"/>
    <w:rsid w:val="00D409B1"/>
    <w:rsid w:val="00D4303C"/>
    <w:rsid w:val="00D44333"/>
    <w:rsid w:val="00D46758"/>
    <w:rsid w:val="00D46AAA"/>
    <w:rsid w:val="00D52AA7"/>
    <w:rsid w:val="00D52FCD"/>
    <w:rsid w:val="00D53266"/>
    <w:rsid w:val="00D5422B"/>
    <w:rsid w:val="00D549BB"/>
    <w:rsid w:val="00D566F9"/>
    <w:rsid w:val="00D62467"/>
    <w:rsid w:val="00D63794"/>
    <w:rsid w:val="00D720E0"/>
    <w:rsid w:val="00D74602"/>
    <w:rsid w:val="00D75A45"/>
    <w:rsid w:val="00D76DB8"/>
    <w:rsid w:val="00D801D1"/>
    <w:rsid w:val="00D849CA"/>
    <w:rsid w:val="00D9027D"/>
    <w:rsid w:val="00D913AC"/>
    <w:rsid w:val="00D91B50"/>
    <w:rsid w:val="00D921AD"/>
    <w:rsid w:val="00D923B8"/>
    <w:rsid w:val="00D92EA5"/>
    <w:rsid w:val="00D93D1F"/>
    <w:rsid w:val="00D94E97"/>
    <w:rsid w:val="00D95028"/>
    <w:rsid w:val="00D95672"/>
    <w:rsid w:val="00D971FC"/>
    <w:rsid w:val="00D97B01"/>
    <w:rsid w:val="00DA5386"/>
    <w:rsid w:val="00DA61CA"/>
    <w:rsid w:val="00DB1994"/>
    <w:rsid w:val="00DB65F6"/>
    <w:rsid w:val="00DB7348"/>
    <w:rsid w:val="00DC1303"/>
    <w:rsid w:val="00DC62CB"/>
    <w:rsid w:val="00DD01D6"/>
    <w:rsid w:val="00DD0A44"/>
    <w:rsid w:val="00DD0AC4"/>
    <w:rsid w:val="00DD123C"/>
    <w:rsid w:val="00DD3CD2"/>
    <w:rsid w:val="00DD3E80"/>
    <w:rsid w:val="00DD7355"/>
    <w:rsid w:val="00DD7968"/>
    <w:rsid w:val="00DE1DA6"/>
    <w:rsid w:val="00DE3AB2"/>
    <w:rsid w:val="00DE45BE"/>
    <w:rsid w:val="00DE62C0"/>
    <w:rsid w:val="00DE6B87"/>
    <w:rsid w:val="00DE6D52"/>
    <w:rsid w:val="00DE756A"/>
    <w:rsid w:val="00DF0F78"/>
    <w:rsid w:val="00DF1308"/>
    <w:rsid w:val="00DF13EA"/>
    <w:rsid w:val="00DF2AC2"/>
    <w:rsid w:val="00DF5A21"/>
    <w:rsid w:val="00DF7AA3"/>
    <w:rsid w:val="00E001B3"/>
    <w:rsid w:val="00E00710"/>
    <w:rsid w:val="00E02560"/>
    <w:rsid w:val="00E05B63"/>
    <w:rsid w:val="00E129E7"/>
    <w:rsid w:val="00E149B2"/>
    <w:rsid w:val="00E1523F"/>
    <w:rsid w:val="00E1694B"/>
    <w:rsid w:val="00E169DB"/>
    <w:rsid w:val="00E23239"/>
    <w:rsid w:val="00E23C13"/>
    <w:rsid w:val="00E24BA7"/>
    <w:rsid w:val="00E266D1"/>
    <w:rsid w:val="00E271F4"/>
    <w:rsid w:val="00E3214B"/>
    <w:rsid w:val="00E32365"/>
    <w:rsid w:val="00E3321D"/>
    <w:rsid w:val="00E363FA"/>
    <w:rsid w:val="00E36CB0"/>
    <w:rsid w:val="00E377EF"/>
    <w:rsid w:val="00E379DD"/>
    <w:rsid w:val="00E41EEC"/>
    <w:rsid w:val="00E42BAD"/>
    <w:rsid w:val="00E44A43"/>
    <w:rsid w:val="00E4635D"/>
    <w:rsid w:val="00E515D0"/>
    <w:rsid w:val="00E54D56"/>
    <w:rsid w:val="00E55A13"/>
    <w:rsid w:val="00E55AE1"/>
    <w:rsid w:val="00E56F3E"/>
    <w:rsid w:val="00E60E69"/>
    <w:rsid w:val="00E61B13"/>
    <w:rsid w:val="00E61FC1"/>
    <w:rsid w:val="00E633B9"/>
    <w:rsid w:val="00E637ED"/>
    <w:rsid w:val="00E6488F"/>
    <w:rsid w:val="00E64CD6"/>
    <w:rsid w:val="00E65BCC"/>
    <w:rsid w:val="00E6685E"/>
    <w:rsid w:val="00E70638"/>
    <w:rsid w:val="00E70F74"/>
    <w:rsid w:val="00E715FA"/>
    <w:rsid w:val="00E71A6C"/>
    <w:rsid w:val="00E71FA0"/>
    <w:rsid w:val="00E734F6"/>
    <w:rsid w:val="00E738B1"/>
    <w:rsid w:val="00E74E91"/>
    <w:rsid w:val="00E75094"/>
    <w:rsid w:val="00E75564"/>
    <w:rsid w:val="00E75C4C"/>
    <w:rsid w:val="00E7696F"/>
    <w:rsid w:val="00E779AF"/>
    <w:rsid w:val="00E8266B"/>
    <w:rsid w:val="00E829F3"/>
    <w:rsid w:val="00E84610"/>
    <w:rsid w:val="00E906C2"/>
    <w:rsid w:val="00E90D00"/>
    <w:rsid w:val="00E91121"/>
    <w:rsid w:val="00E91F6E"/>
    <w:rsid w:val="00E92AB2"/>
    <w:rsid w:val="00E9476E"/>
    <w:rsid w:val="00E95187"/>
    <w:rsid w:val="00E96207"/>
    <w:rsid w:val="00E964F3"/>
    <w:rsid w:val="00E96F2E"/>
    <w:rsid w:val="00E977E8"/>
    <w:rsid w:val="00E97E02"/>
    <w:rsid w:val="00EA3F10"/>
    <w:rsid w:val="00EA543C"/>
    <w:rsid w:val="00EA6B3E"/>
    <w:rsid w:val="00EB2A11"/>
    <w:rsid w:val="00EB6037"/>
    <w:rsid w:val="00EC1C42"/>
    <w:rsid w:val="00EC272E"/>
    <w:rsid w:val="00EC4469"/>
    <w:rsid w:val="00EC6E33"/>
    <w:rsid w:val="00EC7D7E"/>
    <w:rsid w:val="00ED0AAC"/>
    <w:rsid w:val="00ED0CB8"/>
    <w:rsid w:val="00ED6F95"/>
    <w:rsid w:val="00EE230A"/>
    <w:rsid w:val="00EE5334"/>
    <w:rsid w:val="00EE5996"/>
    <w:rsid w:val="00EE6CEE"/>
    <w:rsid w:val="00EF0BD1"/>
    <w:rsid w:val="00EF3C0A"/>
    <w:rsid w:val="00EF3EE5"/>
    <w:rsid w:val="00EF49DE"/>
    <w:rsid w:val="00EF7908"/>
    <w:rsid w:val="00EF7DD0"/>
    <w:rsid w:val="00F02B76"/>
    <w:rsid w:val="00F047D4"/>
    <w:rsid w:val="00F0500B"/>
    <w:rsid w:val="00F0549C"/>
    <w:rsid w:val="00F06875"/>
    <w:rsid w:val="00F11290"/>
    <w:rsid w:val="00F1199E"/>
    <w:rsid w:val="00F1279A"/>
    <w:rsid w:val="00F12E96"/>
    <w:rsid w:val="00F1411E"/>
    <w:rsid w:val="00F16A35"/>
    <w:rsid w:val="00F20066"/>
    <w:rsid w:val="00F20EFE"/>
    <w:rsid w:val="00F21A17"/>
    <w:rsid w:val="00F22949"/>
    <w:rsid w:val="00F22965"/>
    <w:rsid w:val="00F25DD6"/>
    <w:rsid w:val="00F262DD"/>
    <w:rsid w:val="00F263F0"/>
    <w:rsid w:val="00F26842"/>
    <w:rsid w:val="00F31732"/>
    <w:rsid w:val="00F33574"/>
    <w:rsid w:val="00F344BD"/>
    <w:rsid w:val="00F3477F"/>
    <w:rsid w:val="00F34874"/>
    <w:rsid w:val="00F378AC"/>
    <w:rsid w:val="00F4056C"/>
    <w:rsid w:val="00F40767"/>
    <w:rsid w:val="00F40BA6"/>
    <w:rsid w:val="00F42A3D"/>
    <w:rsid w:val="00F43AFB"/>
    <w:rsid w:val="00F444DD"/>
    <w:rsid w:val="00F4461F"/>
    <w:rsid w:val="00F44737"/>
    <w:rsid w:val="00F44889"/>
    <w:rsid w:val="00F45203"/>
    <w:rsid w:val="00F454C1"/>
    <w:rsid w:val="00F45856"/>
    <w:rsid w:val="00F463E6"/>
    <w:rsid w:val="00F46C61"/>
    <w:rsid w:val="00F5036E"/>
    <w:rsid w:val="00F50937"/>
    <w:rsid w:val="00F5095F"/>
    <w:rsid w:val="00F50E50"/>
    <w:rsid w:val="00F51BE1"/>
    <w:rsid w:val="00F52125"/>
    <w:rsid w:val="00F53BFB"/>
    <w:rsid w:val="00F55A94"/>
    <w:rsid w:val="00F55E82"/>
    <w:rsid w:val="00F56017"/>
    <w:rsid w:val="00F56141"/>
    <w:rsid w:val="00F57C11"/>
    <w:rsid w:val="00F6092C"/>
    <w:rsid w:val="00F66A5A"/>
    <w:rsid w:val="00F672C2"/>
    <w:rsid w:val="00F6793C"/>
    <w:rsid w:val="00F67CFF"/>
    <w:rsid w:val="00F73F35"/>
    <w:rsid w:val="00F8089A"/>
    <w:rsid w:val="00F8156D"/>
    <w:rsid w:val="00F82337"/>
    <w:rsid w:val="00F8407B"/>
    <w:rsid w:val="00F9043C"/>
    <w:rsid w:val="00F90ABB"/>
    <w:rsid w:val="00F9311B"/>
    <w:rsid w:val="00F94EED"/>
    <w:rsid w:val="00F97EA6"/>
    <w:rsid w:val="00FA0C91"/>
    <w:rsid w:val="00FA1219"/>
    <w:rsid w:val="00FA1FC3"/>
    <w:rsid w:val="00FA225A"/>
    <w:rsid w:val="00FA5C6F"/>
    <w:rsid w:val="00FA65BC"/>
    <w:rsid w:val="00FA7BF7"/>
    <w:rsid w:val="00FB0020"/>
    <w:rsid w:val="00FB1170"/>
    <w:rsid w:val="00FB21E0"/>
    <w:rsid w:val="00FB2C89"/>
    <w:rsid w:val="00FB2D69"/>
    <w:rsid w:val="00FB3F89"/>
    <w:rsid w:val="00FB47A6"/>
    <w:rsid w:val="00FC096B"/>
    <w:rsid w:val="00FC2156"/>
    <w:rsid w:val="00FC244F"/>
    <w:rsid w:val="00FC2825"/>
    <w:rsid w:val="00FC3FDB"/>
    <w:rsid w:val="00FC47A1"/>
    <w:rsid w:val="00FC5638"/>
    <w:rsid w:val="00FD18C2"/>
    <w:rsid w:val="00FD227F"/>
    <w:rsid w:val="00FD2DDF"/>
    <w:rsid w:val="00FD5378"/>
    <w:rsid w:val="00FD5649"/>
    <w:rsid w:val="00FD6BA4"/>
    <w:rsid w:val="00FD7DB8"/>
    <w:rsid w:val="00FE353D"/>
    <w:rsid w:val="00FE3A55"/>
    <w:rsid w:val="00FE42E1"/>
    <w:rsid w:val="00FE743E"/>
    <w:rsid w:val="00FE788B"/>
    <w:rsid w:val="00FF0475"/>
    <w:rsid w:val="00FF093F"/>
    <w:rsid w:val="00FF1C93"/>
    <w:rsid w:val="00FF22B8"/>
    <w:rsid w:val="00FF29D5"/>
    <w:rsid w:val="00FF30CB"/>
    <w:rsid w:val="00FF409B"/>
    <w:rsid w:val="00FF5034"/>
    <w:rsid w:val="00FF782E"/>
    <w:rsid w:val="00F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wrap-style:none;v-text-anchor:middle" o:bwmode="highContrast" fillcolor="silver">
      <v:fill color="silver"/>
      <v:textbox inset="7.25pt,1.2788mm,7.25pt,1.2788mm"/>
      <o:colormru v:ext="edit" colors="#ff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144061"/>
    <w:pPr>
      <w:jc w:val="both"/>
    </w:pPr>
    <w:rPr>
      <w:rFonts w:ascii="Trebuchet MS" w:hAnsi="Trebuchet MS"/>
      <w:sz w:val="24"/>
      <w:szCs w:val="24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B4492"/>
    <w:pPr>
      <w:keepNext/>
      <w:numPr>
        <w:numId w:val="30"/>
      </w:numPr>
      <w:spacing w:before="480" w:after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qFormat/>
    <w:rsid w:val="00EC1C42"/>
    <w:pPr>
      <w:keepNext/>
      <w:numPr>
        <w:ilvl w:val="1"/>
        <w:numId w:val="30"/>
      </w:numPr>
      <w:spacing w:before="480" w:after="240"/>
      <w:outlineLvl w:val="1"/>
    </w:pPr>
    <w:rPr>
      <w:rFonts w:ascii="Arial" w:hAnsi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0F0BF3"/>
    <w:pPr>
      <w:keepNext/>
      <w:numPr>
        <w:ilvl w:val="2"/>
        <w:numId w:val="30"/>
      </w:numPr>
      <w:spacing w:before="240" w:after="60"/>
      <w:outlineLvl w:val="2"/>
    </w:pPr>
    <w:rPr>
      <w:rFonts w:ascii="Cambria" w:hAnsi="Cambria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qFormat/>
    <w:rsid w:val="000F0BF3"/>
    <w:pPr>
      <w:keepNext/>
      <w:numPr>
        <w:ilvl w:val="3"/>
        <w:numId w:val="30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qFormat/>
    <w:rsid w:val="000F0BF3"/>
    <w:pPr>
      <w:numPr>
        <w:ilvl w:val="4"/>
        <w:numId w:val="3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0F0BF3"/>
    <w:pPr>
      <w:numPr>
        <w:ilvl w:val="5"/>
        <w:numId w:val="30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qFormat/>
    <w:rsid w:val="000F0BF3"/>
    <w:pPr>
      <w:numPr>
        <w:ilvl w:val="6"/>
        <w:numId w:val="30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qFormat/>
    <w:rsid w:val="000F0BF3"/>
    <w:pPr>
      <w:numPr>
        <w:ilvl w:val="7"/>
        <w:numId w:val="30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qFormat/>
    <w:rsid w:val="000F0BF3"/>
    <w:pPr>
      <w:numPr>
        <w:ilvl w:val="8"/>
        <w:numId w:val="30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XPERIENCES-DatesDure">
    <w:name w:val="EXPERIENCES - Dates &amp; Durée"/>
    <w:basedOn w:val="Normal"/>
    <w:rsid w:val="000004F0"/>
    <w:pPr>
      <w:spacing w:before="240"/>
      <w:ind w:left="23"/>
      <w:jc w:val="center"/>
    </w:pPr>
    <w:rPr>
      <w:szCs w:val="20"/>
    </w:rPr>
  </w:style>
  <w:style w:type="numbering" w:customStyle="1" w:styleId="Corp">
    <w:name w:val="Corp"/>
    <w:basedOn w:val="Aucuneliste"/>
    <w:rsid w:val="000004F0"/>
    <w:pPr>
      <w:numPr>
        <w:numId w:val="1"/>
      </w:numPr>
    </w:pPr>
  </w:style>
  <w:style w:type="paragraph" w:styleId="En-tte">
    <w:name w:val="header"/>
    <w:basedOn w:val="Normal"/>
    <w:link w:val="En-tteCar"/>
    <w:uiPriority w:val="99"/>
    <w:rsid w:val="0091040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91040E"/>
    <w:pPr>
      <w:tabs>
        <w:tab w:val="center" w:pos="4536"/>
        <w:tab w:val="right" w:pos="9072"/>
      </w:tabs>
    </w:pPr>
  </w:style>
  <w:style w:type="paragraph" w:customStyle="1" w:styleId="Style9ptJustifiGauche19cmAvant6pt">
    <w:name w:val="Style 9 pt Justifié Gauche :  19 cm Avant : 6 pt"/>
    <w:basedOn w:val="Normal"/>
    <w:rsid w:val="0091040E"/>
    <w:rPr>
      <w:sz w:val="18"/>
      <w:szCs w:val="20"/>
    </w:rPr>
  </w:style>
  <w:style w:type="paragraph" w:customStyle="1" w:styleId="LETITRE">
    <w:name w:val="LE TITRE"/>
    <w:rsid w:val="0091040E"/>
    <w:pPr>
      <w:spacing w:before="120" w:after="200" w:line="276" w:lineRule="auto"/>
      <w:jc w:val="center"/>
    </w:pPr>
    <w:rPr>
      <w:rFonts w:ascii="Trebuchet MS" w:hAnsi="Trebuchet MS"/>
      <w:b/>
      <w:spacing w:val="60"/>
      <w:sz w:val="50"/>
      <w:szCs w:val="46"/>
    </w:rPr>
  </w:style>
  <w:style w:type="paragraph" w:customStyle="1" w:styleId="LESOUSTITRE">
    <w:name w:val="LE SOUS TITRE"/>
    <w:rsid w:val="0091040E"/>
    <w:pPr>
      <w:spacing w:before="120" w:after="200" w:line="276" w:lineRule="auto"/>
      <w:jc w:val="center"/>
    </w:pPr>
    <w:rPr>
      <w:rFonts w:ascii="Trebuchet MS" w:hAnsi="Trebuchet MS"/>
      <w:bCs/>
      <w:spacing w:val="-20"/>
      <w:w w:val="80"/>
      <w:sz w:val="46"/>
      <w:szCs w:val="46"/>
    </w:rPr>
  </w:style>
  <w:style w:type="character" w:styleId="Numrodepage">
    <w:name w:val="page number"/>
    <w:basedOn w:val="Policepardfaut"/>
    <w:rsid w:val="0091040E"/>
  </w:style>
  <w:style w:type="character" w:styleId="Lienhypertexte">
    <w:name w:val="Hyperlink"/>
    <w:basedOn w:val="Policepardfaut"/>
    <w:uiPriority w:val="99"/>
    <w:rsid w:val="0091040E"/>
    <w:rPr>
      <w:color w:val="0000FF"/>
      <w:u w:val="single"/>
    </w:rPr>
  </w:style>
  <w:style w:type="paragraph" w:styleId="TM2">
    <w:name w:val="toc 2"/>
    <w:basedOn w:val="Normal"/>
    <w:next w:val="Normal"/>
    <w:autoRedefine/>
    <w:uiPriority w:val="39"/>
    <w:rsid w:val="008F771A"/>
    <w:pPr>
      <w:tabs>
        <w:tab w:val="right" w:leader="dot" w:pos="9628"/>
      </w:tabs>
      <w:ind w:left="200"/>
    </w:pPr>
    <w:rPr>
      <w:b/>
      <w:noProof/>
      <w:w w:val="80"/>
    </w:rPr>
  </w:style>
  <w:style w:type="paragraph" w:styleId="TM3">
    <w:name w:val="toc 3"/>
    <w:basedOn w:val="Normal"/>
    <w:next w:val="Normal"/>
    <w:autoRedefine/>
    <w:uiPriority w:val="39"/>
    <w:rsid w:val="008F771A"/>
    <w:pPr>
      <w:tabs>
        <w:tab w:val="left" w:pos="960"/>
        <w:tab w:val="right" w:leader="dot" w:pos="9628"/>
      </w:tabs>
      <w:ind w:left="400"/>
    </w:pPr>
    <w:rPr>
      <w:b/>
      <w:noProof/>
    </w:rPr>
  </w:style>
  <w:style w:type="paragraph" w:styleId="TM4">
    <w:name w:val="toc 4"/>
    <w:basedOn w:val="Normal"/>
    <w:next w:val="Normal"/>
    <w:autoRedefine/>
    <w:semiHidden/>
    <w:rsid w:val="008F771A"/>
    <w:pPr>
      <w:tabs>
        <w:tab w:val="left" w:pos="1200"/>
        <w:tab w:val="right" w:leader="dot" w:pos="9628"/>
      </w:tabs>
      <w:ind w:left="600"/>
    </w:pPr>
    <w:rPr>
      <w:noProof/>
      <w:szCs w:val="20"/>
    </w:rPr>
  </w:style>
  <w:style w:type="paragraph" w:styleId="Textedebulles">
    <w:name w:val="Balloon Text"/>
    <w:basedOn w:val="Normal"/>
    <w:semiHidden/>
    <w:rsid w:val="005333F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03952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TM2Interligne15ligne">
    <w:name w:val="Style TM 2 + Interligne : 15 ligne"/>
    <w:basedOn w:val="TM2"/>
    <w:rsid w:val="00E97E02"/>
    <w:rPr>
      <w:szCs w:val="20"/>
    </w:rPr>
  </w:style>
  <w:style w:type="paragraph" w:styleId="Textebrut">
    <w:name w:val="Plain Text"/>
    <w:basedOn w:val="Normal"/>
    <w:rsid w:val="001D4351"/>
    <w:pPr>
      <w:jc w:val="left"/>
    </w:pPr>
    <w:rPr>
      <w:rFonts w:ascii="Courier New" w:hAnsi="Courier New" w:cs="Courier New"/>
      <w:szCs w:val="20"/>
    </w:rPr>
  </w:style>
  <w:style w:type="paragraph" w:styleId="TM1">
    <w:name w:val="toc 1"/>
    <w:basedOn w:val="Normal"/>
    <w:next w:val="Normal"/>
    <w:autoRedefine/>
    <w:uiPriority w:val="39"/>
    <w:rsid w:val="00B4506D"/>
    <w:pPr>
      <w:tabs>
        <w:tab w:val="left" w:pos="630"/>
        <w:tab w:val="right" w:leader="dot" w:pos="9628"/>
      </w:tabs>
    </w:pPr>
  </w:style>
  <w:style w:type="paragraph" w:styleId="TM5">
    <w:name w:val="toc 5"/>
    <w:basedOn w:val="Normal"/>
    <w:next w:val="Normal"/>
    <w:autoRedefine/>
    <w:semiHidden/>
    <w:rsid w:val="00044FAB"/>
    <w:pPr>
      <w:ind w:left="800"/>
    </w:pPr>
  </w:style>
  <w:style w:type="paragraph" w:customStyle="1" w:styleId="corps">
    <w:name w:val="corps"/>
    <w:basedOn w:val="Normal"/>
    <w:rsid w:val="00321CDE"/>
    <w:pPr>
      <w:spacing w:before="150" w:after="60" w:line="360" w:lineRule="atLeast"/>
      <w:ind w:left="300" w:right="60"/>
    </w:pPr>
    <w:rPr>
      <w:rFonts w:ascii="Arial" w:hAnsi="Arial" w:cs="Arial"/>
      <w:color w:val="000099"/>
      <w:szCs w:val="20"/>
    </w:rPr>
  </w:style>
  <w:style w:type="paragraph" w:styleId="Lgende">
    <w:name w:val="caption"/>
    <w:basedOn w:val="Normal"/>
    <w:next w:val="Normal"/>
    <w:qFormat/>
    <w:rsid w:val="004335B2"/>
    <w:rPr>
      <w:b/>
      <w:bCs/>
      <w:szCs w:val="20"/>
    </w:rPr>
  </w:style>
  <w:style w:type="paragraph" w:styleId="Retraitcorpsdetexte">
    <w:name w:val="Body Text Indent"/>
    <w:basedOn w:val="Normal"/>
    <w:rsid w:val="00CF344B"/>
    <w:pPr>
      <w:ind w:left="290"/>
      <w:jc w:val="left"/>
    </w:pPr>
    <w:rPr>
      <w:rFonts w:ascii="Times New Roman" w:hAnsi="Times New Roman"/>
    </w:rPr>
  </w:style>
  <w:style w:type="character" w:styleId="Lienhypertextesuivivisit">
    <w:name w:val="FollowedHyperlink"/>
    <w:basedOn w:val="Policepardfaut"/>
    <w:rsid w:val="008F671F"/>
    <w:rPr>
      <w:color w:val="800080"/>
      <w:u w:val="single"/>
    </w:rPr>
  </w:style>
  <w:style w:type="paragraph" w:customStyle="1" w:styleId="corps1">
    <w:name w:val="corps 1"/>
    <w:rsid w:val="008E0ABD"/>
    <w:pPr>
      <w:spacing w:before="120" w:after="200" w:line="276" w:lineRule="auto"/>
      <w:ind w:left="340"/>
    </w:pPr>
    <w:rPr>
      <w:rFonts w:ascii="Arial" w:hAnsi="Arial"/>
      <w:sz w:val="22"/>
      <w:szCs w:val="22"/>
    </w:rPr>
  </w:style>
  <w:style w:type="paragraph" w:customStyle="1" w:styleId="corps2">
    <w:name w:val="corps 2"/>
    <w:rsid w:val="00EF0BD1"/>
    <w:pPr>
      <w:spacing w:before="120" w:after="200" w:line="276" w:lineRule="auto"/>
      <w:ind w:left="510"/>
    </w:pPr>
    <w:rPr>
      <w:rFonts w:ascii="Arial" w:hAnsi="Arial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1011DD"/>
    <w:rPr>
      <w:rFonts w:ascii="Trebuchet MS" w:hAnsi="Trebuchet MS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011DD"/>
    <w:rPr>
      <w:rFonts w:ascii="Trebuchet MS" w:hAnsi="Trebuchet MS"/>
      <w:szCs w:val="24"/>
    </w:rPr>
  </w:style>
  <w:style w:type="paragraph" w:styleId="En-ttedetabledesmatires">
    <w:name w:val="TOC Heading"/>
    <w:basedOn w:val="Titre1"/>
    <w:next w:val="Normal"/>
    <w:uiPriority w:val="39"/>
    <w:qFormat/>
    <w:rsid w:val="000F0BF3"/>
    <w:pPr>
      <w:outlineLvl w:val="9"/>
    </w:pPr>
    <w:rPr>
      <w:rFonts w:cs="Times New Roman"/>
    </w:rPr>
  </w:style>
  <w:style w:type="paragraph" w:styleId="Citation">
    <w:name w:val="Quote"/>
    <w:basedOn w:val="Normal"/>
    <w:next w:val="Normal"/>
    <w:link w:val="CitationCar"/>
    <w:uiPriority w:val="29"/>
    <w:qFormat/>
    <w:rsid w:val="000F0BF3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0F0BF3"/>
    <w:rPr>
      <w:i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B4492"/>
    <w:rPr>
      <w:rFonts w:ascii="Arial" w:hAnsi="Arial" w:cs="Arial"/>
      <w:b/>
      <w:bCs/>
      <w:kern w:val="32"/>
      <w:sz w:val="32"/>
      <w:szCs w:val="32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E44A43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styleId="Paragraphedeliste">
    <w:name w:val="List Paragraph"/>
    <w:basedOn w:val="Normal"/>
    <w:uiPriority w:val="34"/>
    <w:qFormat/>
    <w:rsid w:val="000F0BF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C1C42"/>
    <w:rPr>
      <w:rFonts w:ascii="Arial" w:hAnsi="Arial"/>
      <w:b/>
      <w:bCs/>
      <w:iCs/>
      <w:sz w:val="28"/>
      <w:szCs w:val="28"/>
      <w:lang w:eastAsia="en-US" w:bidi="en-US"/>
    </w:rPr>
  </w:style>
  <w:style w:type="character" w:customStyle="1" w:styleId="Titre3Car">
    <w:name w:val="Titre 3 Car"/>
    <w:basedOn w:val="Policepardfaut"/>
    <w:link w:val="Titre3"/>
    <w:uiPriority w:val="9"/>
    <w:rsid w:val="000F0BF3"/>
    <w:rPr>
      <w:rFonts w:ascii="Cambria" w:hAnsi="Cambria" w:cs="Arial"/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rsid w:val="000F0BF3"/>
    <w:rPr>
      <w:rFonts w:ascii="Trebuchet MS" w:hAnsi="Trebuchet MS"/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rsid w:val="000F0BF3"/>
    <w:rPr>
      <w:rFonts w:ascii="Trebuchet MS" w:hAnsi="Trebuchet MS"/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rsid w:val="000F0BF3"/>
    <w:rPr>
      <w:rFonts w:ascii="Trebuchet MS" w:hAnsi="Trebuchet MS"/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rsid w:val="000F0BF3"/>
    <w:rPr>
      <w:rFonts w:ascii="Trebuchet MS" w:hAnsi="Trebuchet MS"/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rsid w:val="000F0BF3"/>
    <w:rPr>
      <w:rFonts w:ascii="Trebuchet MS" w:hAnsi="Trebuchet MS"/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rsid w:val="000F0BF3"/>
    <w:rPr>
      <w:rFonts w:ascii="Cambria" w:hAnsi="Cambria"/>
      <w:sz w:val="22"/>
      <w:szCs w:val="22"/>
      <w:lang w:val="en-US" w:eastAsia="en-US" w:bidi="en-US"/>
    </w:rPr>
  </w:style>
  <w:style w:type="paragraph" w:styleId="Titre">
    <w:name w:val="Title"/>
    <w:basedOn w:val="Normal"/>
    <w:next w:val="Normal"/>
    <w:link w:val="TitreCar"/>
    <w:uiPriority w:val="10"/>
    <w:qFormat/>
    <w:rsid w:val="000F0BF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0F0BF3"/>
    <w:rPr>
      <w:rFonts w:ascii="Cambria" w:eastAsia="Times New Roman" w:hAnsi="Cambria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BF3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basedOn w:val="Policepardfaut"/>
    <w:link w:val="Sous-titre"/>
    <w:uiPriority w:val="11"/>
    <w:rsid w:val="000F0BF3"/>
    <w:rPr>
      <w:rFonts w:ascii="Cambria" w:eastAsia="Times New Roman" w:hAnsi="Cambria"/>
      <w:sz w:val="24"/>
      <w:szCs w:val="24"/>
    </w:rPr>
  </w:style>
  <w:style w:type="character" w:styleId="lev">
    <w:name w:val="Strong"/>
    <w:basedOn w:val="Policepardfaut"/>
    <w:uiPriority w:val="22"/>
    <w:qFormat/>
    <w:rsid w:val="000F0BF3"/>
    <w:rPr>
      <w:b/>
      <w:bCs/>
    </w:rPr>
  </w:style>
  <w:style w:type="character" w:styleId="Accentuation">
    <w:name w:val="Emphasis"/>
    <w:basedOn w:val="Policepardfaut"/>
    <w:uiPriority w:val="20"/>
    <w:qFormat/>
    <w:rsid w:val="000F0BF3"/>
    <w:rPr>
      <w:rFonts w:ascii="Calibri" w:hAnsi="Calibri"/>
      <w:b/>
      <w:i/>
      <w:iCs/>
    </w:rPr>
  </w:style>
  <w:style w:type="paragraph" w:styleId="Sansinterligne">
    <w:name w:val="No Spacing"/>
    <w:basedOn w:val="Normal"/>
    <w:uiPriority w:val="1"/>
    <w:qFormat/>
    <w:rsid w:val="000F0BF3"/>
    <w:rPr>
      <w:szCs w:val="3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BF3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BF3"/>
    <w:rPr>
      <w:b/>
      <w:i/>
      <w:sz w:val="24"/>
    </w:rPr>
  </w:style>
  <w:style w:type="character" w:styleId="Emphaseple">
    <w:name w:val="Subtle Emphasis"/>
    <w:uiPriority w:val="19"/>
    <w:qFormat/>
    <w:rsid w:val="000F0BF3"/>
    <w:rPr>
      <w:i/>
      <w:color w:val="5A5A5A"/>
    </w:rPr>
  </w:style>
  <w:style w:type="character" w:styleId="Emphaseintense">
    <w:name w:val="Intense Emphasis"/>
    <w:basedOn w:val="Policepardfaut"/>
    <w:uiPriority w:val="21"/>
    <w:qFormat/>
    <w:rsid w:val="000F0BF3"/>
    <w:rPr>
      <w:b/>
      <w:i/>
      <w:sz w:val="24"/>
      <w:szCs w:val="24"/>
      <w:u w:val="single"/>
    </w:rPr>
  </w:style>
  <w:style w:type="character" w:styleId="Rfrenceple">
    <w:name w:val="Subtle Reference"/>
    <w:basedOn w:val="Policepardfaut"/>
    <w:uiPriority w:val="31"/>
    <w:qFormat/>
    <w:rsid w:val="000F0BF3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0F0BF3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0F0BF3"/>
    <w:rPr>
      <w:rFonts w:ascii="Cambria" w:eastAsia="Times New Roman" w:hAnsi="Cambria"/>
      <w:b/>
      <w:i/>
      <w:sz w:val="24"/>
      <w:szCs w:val="24"/>
    </w:rPr>
  </w:style>
  <w:style w:type="paragraph" w:styleId="Corpsdetexte">
    <w:name w:val="Body Text"/>
    <w:basedOn w:val="Normal"/>
    <w:rsid w:val="0039305C"/>
    <w:pPr>
      <w:spacing w:after="120"/>
    </w:pPr>
  </w:style>
  <w:style w:type="paragraph" w:styleId="Explorateurdedocuments">
    <w:name w:val="Document Map"/>
    <w:basedOn w:val="Normal"/>
    <w:semiHidden/>
    <w:rsid w:val="00557F9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NIV2">
    <w:name w:val="NIV2"/>
    <w:basedOn w:val="Normal"/>
    <w:rsid w:val="00A134E9"/>
    <w:pPr>
      <w:numPr>
        <w:ilvl w:val="1"/>
        <w:numId w:val="18"/>
      </w:numPr>
    </w:pPr>
  </w:style>
  <w:style w:type="character" w:customStyle="1" w:styleId="lang-de">
    <w:name w:val="lang-de"/>
    <w:basedOn w:val="Policepardfaut"/>
    <w:rsid w:val="000047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144061"/>
    <w:pPr>
      <w:jc w:val="both"/>
    </w:pPr>
    <w:rPr>
      <w:rFonts w:ascii="Trebuchet MS" w:hAnsi="Trebuchet MS"/>
      <w:sz w:val="24"/>
      <w:szCs w:val="24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B4492"/>
    <w:pPr>
      <w:keepNext/>
      <w:numPr>
        <w:numId w:val="30"/>
      </w:numPr>
      <w:spacing w:before="480" w:after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qFormat/>
    <w:rsid w:val="00EC1C42"/>
    <w:pPr>
      <w:keepNext/>
      <w:numPr>
        <w:ilvl w:val="1"/>
        <w:numId w:val="30"/>
      </w:numPr>
      <w:spacing w:before="480" w:after="240"/>
      <w:outlineLvl w:val="1"/>
    </w:pPr>
    <w:rPr>
      <w:rFonts w:ascii="Arial" w:hAnsi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0F0BF3"/>
    <w:pPr>
      <w:keepNext/>
      <w:numPr>
        <w:ilvl w:val="2"/>
        <w:numId w:val="30"/>
      </w:numPr>
      <w:spacing w:before="240" w:after="60"/>
      <w:outlineLvl w:val="2"/>
    </w:pPr>
    <w:rPr>
      <w:rFonts w:ascii="Cambria" w:hAnsi="Cambria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qFormat/>
    <w:rsid w:val="000F0BF3"/>
    <w:pPr>
      <w:keepNext/>
      <w:numPr>
        <w:ilvl w:val="3"/>
        <w:numId w:val="30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qFormat/>
    <w:rsid w:val="000F0BF3"/>
    <w:pPr>
      <w:numPr>
        <w:ilvl w:val="4"/>
        <w:numId w:val="3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0F0BF3"/>
    <w:pPr>
      <w:numPr>
        <w:ilvl w:val="5"/>
        <w:numId w:val="30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qFormat/>
    <w:rsid w:val="000F0BF3"/>
    <w:pPr>
      <w:numPr>
        <w:ilvl w:val="6"/>
        <w:numId w:val="30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qFormat/>
    <w:rsid w:val="000F0BF3"/>
    <w:pPr>
      <w:numPr>
        <w:ilvl w:val="7"/>
        <w:numId w:val="30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qFormat/>
    <w:rsid w:val="000F0BF3"/>
    <w:pPr>
      <w:numPr>
        <w:ilvl w:val="8"/>
        <w:numId w:val="30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XPERIENCES-DatesDure">
    <w:name w:val="EXPERIENCES - Dates &amp; Durée"/>
    <w:basedOn w:val="Normal"/>
    <w:rsid w:val="000004F0"/>
    <w:pPr>
      <w:spacing w:before="240"/>
      <w:ind w:left="23"/>
      <w:jc w:val="center"/>
    </w:pPr>
    <w:rPr>
      <w:szCs w:val="20"/>
    </w:rPr>
  </w:style>
  <w:style w:type="numbering" w:customStyle="1" w:styleId="Corp">
    <w:name w:val="Corp"/>
    <w:basedOn w:val="Aucuneliste"/>
    <w:rsid w:val="000004F0"/>
    <w:pPr>
      <w:numPr>
        <w:numId w:val="1"/>
      </w:numPr>
    </w:pPr>
  </w:style>
  <w:style w:type="paragraph" w:styleId="En-tte">
    <w:name w:val="header"/>
    <w:basedOn w:val="Normal"/>
    <w:link w:val="En-tteCar"/>
    <w:uiPriority w:val="99"/>
    <w:rsid w:val="0091040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91040E"/>
    <w:pPr>
      <w:tabs>
        <w:tab w:val="center" w:pos="4536"/>
        <w:tab w:val="right" w:pos="9072"/>
      </w:tabs>
    </w:pPr>
  </w:style>
  <w:style w:type="paragraph" w:customStyle="1" w:styleId="Style9ptJustifiGauche19cmAvant6pt">
    <w:name w:val="Style 9 pt Justifié Gauche :  19 cm Avant : 6 pt"/>
    <w:basedOn w:val="Normal"/>
    <w:rsid w:val="0091040E"/>
    <w:rPr>
      <w:sz w:val="18"/>
      <w:szCs w:val="20"/>
    </w:rPr>
  </w:style>
  <w:style w:type="paragraph" w:customStyle="1" w:styleId="LETITRE">
    <w:name w:val="LE TITRE"/>
    <w:rsid w:val="0091040E"/>
    <w:pPr>
      <w:spacing w:before="120" w:after="200" w:line="276" w:lineRule="auto"/>
      <w:jc w:val="center"/>
    </w:pPr>
    <w:rPr>
      <w:rFonts w:ascii="Trebuchet MS" w:hAnsi="Trebuchet MS"/>
      <w:b/>
      <w:spacing w:val="60"/>
      <w:sz w:val="50"/>
      <w:szCs w:val="46"/>
    </w:rPr>
  </w:style>
  <w:style w:type="paragraph" w:customStyle="1" w:styleId="LESOUSTITRE">
    <w:name w:val="LE SOUS TITRE"/>
    <w:rsid w:val="0091040E"/>
    <w:pPr>
      <w:spacing w:before="120" w:after="200" w:line="276" w:lineRule="auto"/>
      <w:jc w:val="center"/>
    </w:pPr>
    <w:rPr>
      <w:rFonts w:ascii="Trebuchet MS" w:hAnsi="Trebuchet MS"/>
      <w:bCs/>
      <w:spacing w:val="-20"/>
      <w:w w:val="80"/>
      <w:sz w:val="46"/>
      <w:szCs w:val="46"/>
    </w:rPr>
  </w:style>
  <w:style w:type="character" w:styleId="Numrodepage">
    <w:name w:val="page number"/>
    <w:basedOn w:val="Policepardfaut"/>
    <w:rsid w:val="0091040E"/>
  </w:style>
  <w:style w:type="character" w:styleId="Lienhypertexte">
    <w:name w:val="Hyperlink"/>
    <w:basedOn w:val="Policepardfaut"/>
    <w:uiPriority w:val="99"/>
    <w:rsid w:val="0091040E"/>
    <w:rPr>
      <w:color w:val="0000FF"/>
      <w:u w:val="single"/>
    </w:rPr>
  </w:style>
  <w:style w:type="paragraph" w:styleId="TM2">
    <w:name w:val="toc 2"/>
    <w:basedOn w:val="Normal"/>
    <w:next w:val="Normal"/>
    <w:autoRedefine/>
    <w:uiPriority w:val="39"/>
    <w:rsid w:val="008F771A"/>
    <w:pPr>
      <w:tabs>
        <w:tab w:val="right" w:leader="dot" w:pos="9628"/>
      </w:tabs>
      <w:ind w:left="200"/>
    </w:pPr>
    <w:rPr>
      <w:b/>
      <w:noProof/>
      <w:w w:val="80"/>
    </w:rPr>
  </w:style>
  <w:style w:type="paragraph" w:styleId="TM3">
    <w:name w:val="toc 3"/>
    <w:basedOn w:val="Normal"/>
    <w:next w:val="Normal"/>
    <w:autoRedefine/>
    <w:uiPriority w:val="39"/>
    <w:rsid w:val="008F771A"/>
    <w:pPr>
      <w:tabs>
        <w:tab w:val="left" w:pos="960"/>
        <w:tab w:val="right" w:leader="dot" w:pos="9628"/>
      </w:tabs>
      <w:ind w:left="400"/>
    </w:pPr>
    <w:rPr>
      <w:b/>
      <w:noProof/>
    </w:rPr>
  </w:style>
  <w:style w:type="paragraph" w:styleId="TM4">
    <w:name w:val="toc 4"/>
    <w:basedOn w:val="Normal"/>
    <w:next w:val="Normal"/>
    <w:autoRedefine/>
    <w:semiHidden/>
    <w:rsid w:val="008F771A"/>
    <w:pPr>
      <w:tabs>
        <w:tab w:val="left" w:pos="1200"/>
        <w:tab w:val="right" w:leader="dot" w:pos="9628"/>
      </w:tabs>
      <w:ind w:left="600"/>
    </w:pPr>
    <w:rPr>
      <w:noProof/>
      <w:szCs w:val="20"/>
    </w:rPr>
  </w:style>
  <w:style w:type="paragraph" w:styleId="Textedebulles">
    <w:name w:val="Balloon Text"/>
    <w:basedOn w:val="Normal"/>
    <w:semiHidden/>
    <w:rsid w:val="005333F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03952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TM2Interligne15ligne">
    <w:name w:val="Style TM 2 + Interligne : 15 ligne"/>
    <w:basedOn w:val="TM2"/>
    <w:rsid w:val="00E97E02"/>
    <w:rPr>
      <w:szCs w:val="20"/>
    </w:rPr>
  </w:style>
  <w:style w:type="paragraph" w:styleId="Textebrut">
    <w:name w:val="Plain Text"/>
    <w:basedOn w:val="Normal"/>
    <w:rsid w:val="001D4351"/>
    <w:pPr>
      <w:jc w:val="left"/>
    </w:pPr>
    <w:rPr>
      <w:rFonts w:ascii="Courier New" w:hAnsi="Courier New" w:cs="Courier New"/>
      <w:szCs w:val="20"/>
    </w:rPr>
  </w:style>
  <w:style w:type="paragraph" w:styleId="TM1">
    <w:name w:val="toc 1"/>
    <w:basedOn w:val="Normal"/>
    <w:next w:val="Normal"/>
    <w:autoRedefine/>
    <w:uiPriority w:val="39"/>
    <w:rsid w:val="00B4506D"/>
    <w:pPr>
      <w:tabs>
        <w:tab w:val="left" w:pos="630"/>
        <w:tab w:val="right" w:leader="dot" w:pos="9628"/>
      </w:tabs>
    </w:pPr>
  </w:style>
  <w:style w:type="paragraph" w:styleId="TM5">
    <w:name w:val="toc 5"/>
    <w:basedOn w:val="Normal"/>
    <w:next w:val="Normal"/>
    <w:autoRedefine/>
    <w:semiHidden/>
    <w:rsid w:val="00044FAB"/>
    <w:pPr>
      <w:ind w:left="800"/>
    </w:pPr>
  </w:style>
  <w:style w:type="paragraph" w:customStyle="1" w:styleId="corps">
    <w:name w:val="corps"/>
    <w:basedOn w:val="Normal"/>
    <w:rsid w:val="00321CDE"/>
    <w:pPr>
      <w:spacing w:before="150" w:after="60" w:line="360" w:lineRule="atLeast"/>
      <w:ind w:left="300" w:right="60"/>
    </w:pPr>
    <w:rPr>
      <w:rFonts w:ascii="Arial" w:hAnsi="Arial" w:cs="Arial"/>
      <w:color w:val="000099"/>
      <w:szCs w:val="20"/>
    </w:rPr>
  </w:style>
  <w:style w:type="paragraph" w:styleId="Lgende">
    <w:name w:val="caption"/>
    <w:basedOn w:val="Normal"/>
    <w:next w:val="Normal"/>
    <w:qFormat/>
    <w:rsid w:val="004335B2"/>
    <w:rPr>
      <w:b/>
      <w:bCs/>
      <w:szCs w:val="20"/>
    </w:rPr>
  </w:style>
  <w:style w:type="paragraph" w:styleId="Retraitcorpsdetexte">
    <w:name w:val="Body Text Indent"/>
    <w:basedOn w:val="Normal"/>
    <w:rsid w:val="00CF344B"/>
    <w:pPr>
      <w:ind w:left="290"/>
      <w:jc w:val="left"/>
    </w:pPr>
    <w:rPr>
      <w:rFonts w:ascii="Times New Roman" w:hAnsi="Times New Roman"/>
    </w:rPr>
  </w:style>
  <w:style w:type="character" w:styleId="Lienhypertextesuivivisit">
    <w:name w:val="FollowedHyperlink"/>
    <w:basedOn w:val="Policepardfaut"/>
    <w:rsid w:val="008F671F"/>
    <w:rPr>
      <w:color w:val="800080"/>
      <w:u w:val="single"/>
    </w:rPr>
  </w:style>
  <w:style w:type="paragraph" w:customStyle="1" w:styleId="corps1">
    <w:name w:val="corps 1"/>
    <w:rsid w:val="008E0ABD"/>
    <w:pPr>
      <w:spacing w:before="120" w:after="200" w:line="276" w:lineRule="auto"/>
      <w:ind w:left="340"/>
    </w:pPr>
    <w:rPr>
      <w:rFonts w:ascii="Arial" w:hAnsi="Arial"/>
      <w:sz w:val="22"/>
      <w:szCs w:val="22"/>
    </w:rPr>
  </w:style>
  <w:style w:type="paragraph" w:customStyle="1" w:styleId="corps2">
    <w:name w:val="corps 2"/>
    <w:rsid w:val="00EF0BD1"/>
    <w:pPr>
      <w:spacing w:before="120" w:after="200" w:line="276" w:lineRule="auto"/>
      <w:ind w:left="510"/>
    </w:pPr>
    <w:rPr>
      <w:rFonts w:ascii="Arial" w:hAnsi="Arial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1011DD"/>
    <w:rPr>
      <w:rFonts w:ascii="Trebuchet MS" w:hAnsi="Trebuchet MS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011DD"/>
    <w:rPr>
      <w:rFonts w:ascii="Trebuchet MS" w:hAnsi="Trebuchet MS"/>
      <w:szCs w:val="24"/>
    </w:rPr>
  </w:style>
  <w:style w:type="paragraph" w:styleId="En-ttedetabledesmatires">
    <w:name w:val="TOC Heading"/>
    <w:basedOn w:val="Titre1"/>
    <w:next w:val="Normal"/>
    <w:uiPriority w:val="39"/>
    <w:qFormat/>
    <w:rsid w:val="000F0BF3"/>
    <w:pPr>
      <w:outlineLvl w:val="9"/>
    </w:pPr>
    <w:rPr>
      <w:rFonts w:cs="Times New Roman"/>
    </w:rPr>
  </w:style>
  <w:style w:type="paragraph" w:styleId="Citation">
    <w:name w:val="Quote"/>
    <w:basedOn w:val="Normal"/>
    <w:next w:val="Normal"/>
    <w:link w:val="CitationCar"/>
    <w:uiPriority w:val="29"/>
    <w:qFormat/>
    <w:rsid w:val="000F0BF3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0F0BF3"/>
    <w:rPr>
      <w:i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B4492"/>
    <w:rPr>
      <w:rFonts w:ascii="Arial" w:hAnsi="Arial" w:cs="Arial"/>
      <w:b/>
      <w:bCs/>
      <w:kern w:val="32"/>
      <w:sz w:val="32"/>
      <w:szCs w:val="32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E44A43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styleId="Paragraphedeliste">
    <w:name w:val="List Paragraph"/>
    <w:basedOn w:val="Normal"/>
    <w:uiPriority w:val="34"/>
    <w:qFormat/>
    <w:rsid w:val="000F0BF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C1C42"/>
    <w:rPr>
      <w:rFonts w:ascii="Arial" w:hAnsi="Arial"/>
      <w:b/>
      <w:bCs/>
      <w:iCs/>
      <w:sz w:val="28"/>
      <w:szCs w:val="28"/>
      <w:lang w:eastAsia="en-US" w:bidi="en-US"/>
    </w:rPr>
  </w:style>
  <w:style w:type="character" w:customStyle="1" w:styleId="Titre3Car">
    <w:name w:val="Titre 3 Car"/>
    <w:basedOn w:val="Policepardfaut"/>
    <w:link w:val="Titre3"/>
    <w:uiPriority w:val="9"/>
    <w:rsid w:val="000F0BF3"/>
    <w:rPr>
      <w:rFonts w:ascii="Cambria" w:hAnsi="Cambria" w:cs="Arial"/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rsid w:val="000F0BF3"/>
    <w:rPr>
      <w:rFonts w:ascii="Trebuchet MS" w:hAnsi="Trebuchet MS"/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rsid w:val="000F0BF3"/>
    <w:rPr>
      <w:rFonts w:ascii="Trebuchet MS" w:hAnsi="Trebuchet MS"/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rsid w:val="000F0BF3"/>
    <w:rPr>
      <w:rFonts w:ascii="Trebuchet MS" w:hAnsi="Trebuchet MS"/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rsid w:val="000F0BF3"/>
    <w:rPr>
      <w:rFonts w:ascii="Trebuchet MS" w:hAnsi="Trebuchet MS"/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rsid w:val="000F0BF3"/>
    <w:rPr>
      <w:rFonts w:ascii="Trebuchet MS" w:hAnsi="Trebuchet MS"/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rsid w:val="000F0BF3"/>
    <w:rPr>
      <w:rFonts w:ascii="Cambria" w:hAnsi="Cambria"/>
      <w:sz w:val="22"/>
      <w:szCs w:val="22"/>
      <w:lang w:val="en-US" w:eastAsia="en-US" w:bidi="en-US"/>
    </w:rPr>
  </w:style>
  <w:style w:type="paragraph" w:styleId="Titre">
    <w:name w:val="Title"/>
    <w:basedOn w:val="Normal"/>
    <w:next w:val="Normal"/>
    <w:link w:val="TitreCar"/>
    <w:uiPriority w:val="10"/>
    <w:qFormat/>
    <w:rsid w:val="000F0BF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0F0BF3"/>
    <w:rPr>
      <w:rFonts w:ascii="Cambria" w:eastAsia="Times New Roman" w:hAnsi="Cambria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BF3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basedOn w:val="Policepardfaut"/>
    <w:link w:val="Sous-titre"/>
    <w:uiPriority w:val="11"/>
    <w:rsid w:val="000F0BF3"/>
    <w:rPr>
      <w:rFonts w:ascii="Cambria" w:eastAsia="Times New Roman" w:hAnsi="Cambria"/>
      <w:sz w:val="24"/>
      <w:szCs w:val="24"/>
    </w:rPr>
  </w:style>
  <w:style w:type="character" w:styleId="lev">
    <w:name w:val="Strong"/>
    <w:basedOn w:val="Policepardfaut"/>
    <w:uiPriority w:val="22"/>
    <w:qFormat/>
    <w:rsid w:val="000F0BF3"/>
    <w:rPr>
      <w:b/>
      <w:bCs/>
    </w:rPr>
  </w:style>
  <w:style w:type="character" w:styleId="Accentuation">
    <w:name w:val="Emphasis"/>
    <w:basedOn w:val="Policepardfaut"/>
    <w:uiPriority w:val="20"/>
    <w:qFormat/>
    <w:rsid w:val="000F0BF3"/>
    <w:rPr>
      <w:rFonts w:ascii="Calibri" w:hAnsi="Calibri"/>
      <w:b/>
      <w:i/>
      <w:iCs/>
    </w:rPr>
  </w:style>
  <w:style w:type="paragraph" w:styleId="Sansinterligne">
    <w:name w:val="No Spacing"/>
    <w:basedOn w:val="Normal"/>
    <w:uiPriority w:val="1"/>
    <w:qFormat/>
    <w:rsid w:val="000F0BF3"/>
    <w:rPr>
      <w:szCs w:val="3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BF3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BF3"/>
    <w:rPr>
      <w:b/>
      <w:i/>
      <w:sz w:val="24"/>
    </w:rPr>
  </w:style>
  <w:style w:type="character" w:styleId="Emphaseple">
    <w:name w:val="Subtle Emphasis"/>
    <w:uiPriority w:val="19"/>
    <w:qFormat/>
    <w:rsid w:val="000F0BF3"/>
    <w:rPr>
      <w:i/>
      <w:color w:val="5A5A5A"/>
    </w:rPr>
  </w:style>
  <w:style w:type="character" w:styleId="Emphaseintense">
    <w:name w:val="Intense Emphasis"/>
    <w:basedOn w:val="Policepardfaut"/>
    <w:uiPriority w:val="21"/>
    <w:qFormat/>
    <w:rsid w:val="000F0BF3"/>
    <w:rPr>
      <w:b/>
      <w:i/>
      <w:sz w:val="24"/>
      <w:szCs w:val="24"/>
      <w:u w:val="single"/>
    </w:rPr>
  </w:style>
  <w:style w:type="character" w:styleId="Rfrenceple">
    <w:name w:val="Subtle Reference"/>
    <w:basedOn w:val="Policepardfaut"/>
    <w:uiPriority w:val="31"/>
    <w:qFormat/>
    <w:rsid w:val="000F0BF3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0F0BF3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0F0BF3"/>
    <w:rPr>
      <w:rFonts w:ascii="Cambria" w:eastAsia="Times New Roman" w:hAnsi="Cambria"/>
      <w:b/>
      <w:i/>
      <w:sz w:val="24"/>
      <w:szCs w:val="24"/>
    </w:rPr>
  </w:style>
  <w:style w:type="paragraph" w:styleId="Corpsdetexte">
    <w:name w:val="Body Text"/>
    <w:basedOn w:val="Normal"/>
    <w:rsid w:val="0039305C"/>
    <w:pPr>
      <w:spacing w:after="120"/>
    </w:pPr>
  </w:style>
  <w:style w:type="paragraph" w:styleId="Explorateurdedocuments">
    <w:name w:val="Document Map"/>
    <w:basedOn w:val="Normal"/>
    <w:semiHidden/>
    <w:rsid w:val="00557F9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NIV2">
    <w:name w:val="NIV2"/>
    <w:basedOn w:val="Normal"/>
    <w:rsid w:val="00A134E9"/>
    <w:pPr>
      <w:numPr>
        <w:ilvl w:val="1"/>
        <w:numId w:val="18"/>
      </w:numPr>
    </w:pPr>
  </w:style>
  <w:style w:type="character" w:customStyle="1" w:styleId="lang-de">
    <w:name w:val="lang-de"/>
    <w:basedOn w:val="Policepardfaut"/>
    <w:rsid w:val="000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5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://www.matis.fr" TargetMode="External"/><Relationship Id="rId1" Type="http://schemas.openxmlformats.org/officeDocument/2006/relationships/hyperlink" Target="http://www.matis.fr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atis.fr" TargetMode="External"/><Relationship Id="rId2" Type="http://schemas.openxmlformats.org/officeDocument/2006/relationships/hyperlink" Target="http://www.matis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\Documents\Travail\Matis%20Technologies\Projet%20Dassault-SVE%20(Externalis&#233;)\Normes%20-%20CDC\CDC%20Matis%20Technologies\Mod&#232;le%20CDC%20Matis%20Technologies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79EEA-14C0-4A42-BEBD-B1ACD9937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CDC Matis Technologies.dot</Template>
  <TotalTime>4</TotalTime>
  <Pages>10</Pages>
  <Words>1432</Words>
  <Characters>11912</Characters>
  <Application>Microsoft Office Word</Application>
  <DocSecurity>0</DocSecurity>
  <Lines>99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Proposition Technique &amp; Commerciale</vt:lpstr>
    </vt:vector>
  </TitlesOfParts>
  <Company>Hewlett-Packard Company</Company>
  <LinksUpToDate>false</LinksUpToDate>
  <CharactersWithSpaces>13318</CharactersWithSpaces>
  <SharedDoc>false</SharedDoc>
  <HLinks>
    <vt:vector size="48" baseType="variant"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_Toc323301262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_Toc323301261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_Toc323301260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_Toc323301259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_Toc323301258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_Toc323301257</vt:lpwstr>
      </vt:variant>
      <vt:variant>
        <vt:i4>524292</vt:i4>
      </vt:variant>
      <vt:variant>
        <vt:i4>3</vt:i4>
      </vt:variant>
      <vt:variant>
        <vt:i4>0</vt:i4>
      </vt:variant>
      <vt:variant>
        <vt:i4>5</vt:i4>
      </vt:variant>
      <vt:variant>
        <vt:lpwstr>http://www.matis.fr/</vt:lpwstr>
      </vt:variant>
      <vt:variant>
        <vt:lpwstr/>
      </vt:variant>
      <vt:variant>
        <vt:i4>524292</vt:i4>
      </vt:variant>
      <vt:variant>
        <vt:i4>0</vt:i4>
      </vt:variant>
      <vt:variant>
        <vt:i4>0</vt:i4>
      </vt:variant>
      <vt:variant>
        <vt:i4>5</vt:i4>
      </vt:variant>
      <vt:variant>
        <vt:lpwstr>http://www.matis.fr/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Technique &amp; Commerciale</dc:title>
  <dc:creator>Alex Villard</dc:creator>
  <cp:lastModifiedBy>EPR_Consultant07</cp:lastModifiedBy>
  <cp:revision>3</cp:revision>
  <cp:lastPrinted>2012-04-24T14:56:00Z</cp:lastPrinted>
  <dcterms:created xsi:type="dcterms:W3CDTF">2014-03-19T11:34:00Z</dcterms:created>
  <dcterms:modified xsi:type="dcterms:W3CDTF">2014-03-19T11:36:00Z</dcterms:modified>
</cp:coreProperties>
</file>